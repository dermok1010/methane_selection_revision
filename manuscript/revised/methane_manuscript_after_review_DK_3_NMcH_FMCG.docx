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59CCE3" w14:textId="77777777" w:rsidR="003F1339" w:rsidRDefault="006319A3">
      <w:r>
        <w:rPr>
          <w:b/>
          <w:sz w:val="36"/>
        </w:rPr>
        <w:t>Genetic Parameters and Selection Responses for Alternative Methane Trait Definitions in Pasture-Based Sheep</w:t>
      </w:r>
    </w:p>
    <w:p w14:paraId="5D15EB64" w14:textId="77777777" w:rsidR="003F1339" w:rsidRDefault="006319A3">
      <w:pPr>
        <w:pStyle w:val="AuthorNames"/>
      </w:pPr>
      <w:r>
        <w:rPr>
          <w:b w:val="0"/>
        </w:rPr>
        <w:t>Dermot J. Kelly ²'³'*, Fiona McGovern ¹, Deirdre Purfield ², Patrick McCarron ¹, Eoin Dunne ¹, Thierry Pabiou ⁴, Nóirín McHugh ³</w:t>
      </w:r>
    </w:p>
    <w:p w14:paraId="2CF44DBF" w14:textId="77777777" w:rsidR="003F1339" w:rsidRDefault="006319A3">
      <w:pPr>
        <w:pStyle w:val="Affiliations"/>
      </w:pPr>
      <w:r>
        <w:t>¹ Teagasc, Animal &amp; Grassland Research and Innovation Centre, Mellows Campus, Athenry, Co. Galway, H65 R718, Ireland</w:t>
      </w:r>
    </w:p>
    <w:p w14:paraId="335759E0" w14:textId="77777777" w:rsidR="003F1339" w:rsidRDefault="006319A3">
      <w:pPr>
        <w:pStyle w:val="Affiliations"/>
      </w:pPr>
      <w:r>
        <w:t>² Department of Biological Sciences, Munster Technological University, Bishopstown, Co. Cork T12 P928, Ireland</w:t>
      </w:r>
    </w:p>
    <w:p w14:paraId="391FB6C6" w14:textId="77777777" w:rsidR="003F1339" w:rsidRDefault="006319A3">
      <w:pPr>
        <w:pStyle w:val="Affiliations"/>
      </w:pPr>
      <w:r>
        <w:t>³ Teagasc, Animal and Grassland Research and Innovation Centre, Fermoy, Co. Cork P61 P302, Ireland</w:t>
      </w:r>
    </w:p>
    <w:p w14:paraId="10B39FF3" w14:textId="77777777" w:rsidR="003F1339" w:rsidRDefault="006319A3">
      <w:r>
        <w:t>⁴ Sheep Ireland, Link Road, Ballincollig, Co. Cork, P31 D452, Ireland</w:t>
      </w:r>
    </w:p>
    <w:p w14:paraId="560BF4D5" w14:textId="77777777" w:rsidR="003F1339" w:rsidRDefault="006319A3">
      <w:r>
        <w:t>*Corresponding author. Email: dermot.kelly@teagasc.ie</w:t>
      </w:r>
    </w:p>
    <w:p w14:paraId="23BC7B21" w14:textId="77777777" w:rsidR="003F1339" w:rsidRDefault="003F1339"/>
    <w:p w14:paraId="10CC5C1C" w14:textId="77777777" w:rsidR="003F1339" w:rsidRDefault="006319A3">
      <w:r>
        <w:rPr>
          <w:b/>
          <w:sz w:val="36"/>
        </w:rPr>
        <w:t>Abstract</w:t>
      </w:r>
    </w:p>
    <w:p w14:paraId="0AF65DB7" w14:textId="77777777" w:rsidR="003F1339" w:rsidRDefault="006319A3">
      <w:pPr>
        <w:pStyle w:val="Subheadings"/>
      </w:pPr>
      <w:r>
        <w:t>Background</w:t>
      </w:r>
    </w:p>
    <w:p w14:paraId="2875EA28" w14:textId="77777777" w:rsidR="003F1339" w:rsidRDefault="006319A3">
      <w:pPr>
        <w:jc w:val="both"/>
      </w:pPr>
      <w:r>
        <w:t>Enteric methane, produced during rumen fermentation and released mainly by eructation, is a major challenge for environmentally sustainable ruminant production. Genetic selection can deliver long-term and cumulative reductions in emissions; however, methane production is positively correlated with key performance traits such as feed intake, body size and growth. Ratio- and residual-based methane definitions have therefore been proposed. The objectives of this study were to estimate genetic parameters for a range of alternative methane trait definitions in sheep, to characterise the genetic and phenotypic relationships between them and with key production traits, and to examine their use in a selection index.</w:t>
      </w:r>
    </w:p>
    <w:p w14:paraId="4EA4CE9B" w14:textId="77777777" w:rsidR="003F1339" w:rsidRDefault="006319A3">
      <w:pPr>
        <w:pStyle w:val="Subheadings"/>
      </w:pPr>
      <w:r>
        <w:t>Results</w:t>
      </w:r>
    </w:p>
    <w:p w14:paraId="2396F47D" w14:textId="77777777" w:rsidR="003F1339" w:rsidRDefault="006319A3">
      <w:pPr>
        <w:jc w:val="both"/>
      </w:pPr>
      <w:r>
        <w:lastRenderedPageBreak/>
        <w:t xml:space="preserve">In total, 16,535 methane (CH₄) records from 8,354 sheep across 132 Irish flocks were analysed. </w:t>
      </w:r>
      <w:r>
        <w:rPr>
          <w:highlight w:val="yellow"/>
        </w:rPr>
        <w:t>Alternative methane traits were defined as ratios of methane relative to metabolic body weight (MBW), average daily gain (ADG), muscle mass and rumen volume, and as residuals of methane regressed on these traits.</w:t>
      </w:r>
      <w:r>
        <w:t xml:space="preserve"> Heritability estimates ranged from 0.12 to 0.46. Daily methane was positively genetically correlated with MBW (rg = 0.72), live weight (0.71) and ADG (0.51). Ratio and residual definitions were negatively genetically correlated with their denominator or adjustment traits, while the residual traits remained strongly genetically correlated with absolute methane (rg = 0.78–1.00). In a selection index of CH₄, MBW and carbon dioxide (CO₂), a favourable response, reducing methane by 0.61 g day⁻¹ with no decline in MBW or CO₂, was reached from every methane trait once appropriate weights on MBW and CO₂ were included in the breeding goal, so the weighting rather than the trait definition determined the outcome.</w:t>
      </w:r>
    </w:p>
    <w:p w14:paraId="712E33A0" w14:textId="77777777" w:rsidR="003F1339" w:rsidRDefault="006319A3">
      <w:pPr>
        <w:pStyle w:val="Subheadings"/>
      </w:pPr>
      <w:r>
        <w:t>Conclusions</w:t>
      </w:r>
    </w:p>
    <w:p w14:paraId="147F87A0" w14:textId="77777777" w:rsidR="003F1339" w:rsidRDefault="006319A3">
      <w:pPr>
        <w:jc w:val="both"/>
      </w:pPr>
      <w:r>
        <w:t>Methane in sheep shows meaningful additive genetic variation across trait definitions. Ratio and residual methane traits remained strongly genetically correlated with absolute methane but differed in their genetic relationships with body size and growth, and therefore in the correlated responses expected in production traits. Methane can be reduced within a selection index without undesirable responses in other important traits, but the outcome is determined by how methane and these traits are weighted in the breeding goal rather than by the choice of methane trait definition.</w:t>
      </w:r>
    </w:p>
    <w:p w14:paraId="7B82BA65" w14:textId="77777777" w:rsidR="003F1339" w:rsidRDefault="006319A3">
      <w:r>
        <w:rPr>
          <w:b/>
          <w:sz w:val="36"/>
        </w:rPr>
        <w:t>Background</w:t>
      </w:r>
    </w:p>
    <w:p w14:paraId="6135BA83" w14:textId="62C3DA79" w:rsidR="003F1339" w:rsidRDefault="006319A3">
      <w:pPr>
        <w:jc w:val="both"/>
      </w:pPr>
      <w:r>
        <w:rPr>
          <w:highlight w:val="yellow"/>
        </w:rPr>
        <w:t>Reducing greenhouse gas emissions from ruminant livestock has become a priority for greenhouse gas mitigation strategies worldwide.</w:t>
      </w:r>
      <w:r>
        <w:t xml:space="preserve"> </w:t>
      </w:r>
      <w:r>
        <w:rPr>
          <w:highlight w:val="yellow"/>
        </w:rPr>
        <w:t>Enteric methane emissions (hereafter referred to as methane emissions), produced during rumen fermentation,</w:t>
      </w:r>
      <w:r>
        <w:t xml:space="preserve"> contribute approximately 30% of global anthropogenic methane emissions </w:t>
      </w:r>
      <w:r w:rsidR="00D638A3">
        <w:fldChar w:fldCharType="begin"/>
      </w:r>
      <w:r w:rsidR="00D638A3">
        <w:instrText xml:space="preserve"> ADDIN EN.CITE &lt;EndNote&gt;&lt;Cite&gt;&lt;Author&gt;FAO&lt;/Author&gt;&lt;Year&gt;2023&lt;/Year&gt;&lt;RecNum&gt;174&lt;/RecNum&gt;&lt;DisplayText&gt;[1]&lt;/DisplayText&gt;&lt;record&gt;&lt;rec-number&gt;174&lt;/rec-number&gt;&lt;foreign-keys&gt;&lt;key app="EN" db-id="waxwzprpds5f9des5zdxa55jzsppx55fpw20" timestamp="1773051760"&gt;174&lt;/key&gt;&lt;/foreign-keys&gt;&lt;ref-type name="Report"&gt;27&lt;/ref-type&gt;&lt;contributors&gt;&lt;authors&gt;&lt;author&gt;FAO&lt;/author&gt;&lt;/authors&gt;&lt;/contributors&gt;&lt;titles&gt;&lt;title&gt;Methane emissions in livestock and rice systems – Sources, quantification, mitigation and metrics&lt;/title&gt;&lt;/titles&gt;&lt;dates&gt;&lt;year&gt;2023&lt;/year&gt;&lt;/dates&gt;&lt;pub-location&gt;Rome&lt;/pub-location&gt;&lt;publisher&gt;Food and Agriculture Organization of the United Nations&lt;/publisher&gt;&lt;urls&gt;&lt;/urls&gt;&lt;electronic-resource-num&gt;https://doi.org/10.4060/cc7607en&lt;/electronic-resource-num&gt;&lt;/record&gt;&lt;/Cite&gt;&lt;/EndNote&gt;</w:instrText>
      </w:r>
      <w:r w:rsidR="00D638A3">
        <w:fldChar w:fldCharType="separate"/>
      </w:r>
      <w:r w:rsidR="00D638A3">
        <w:rPr>
          <w:noProof/>
        </w:rPr>
        <w:t>[1]</w:t>
      </w:r>
      <w:r w:rsidR="00D638A3">
        <w:fldChar w:fldCharType="end"/>
      </w:r>
      <w:r>
        <w:t xml:space="preserve">, making it one of the largest and most </w:t>
      </w:r>
      <w:r>
        <w:lastRenderedPageBreak/>
        <w:t xml:space="preserve">challenging emission sources to address </w:t>
      </w:r>
      <w:r w:rsidR="00D638A3">
        <w:fldChar w:fldCharType="begin"/>
      </w:r>
      <w:r w:rsidR="00D638A3">
        <w:instrText xml:space="preserve"> ADDIN EN.CITE &lt;EndNote&gt;&lt;Cite&gt;&lt;Author&gt;Roques&lt;/Author&gt;&lt;Year&gt;2024&lt;/Year&gt;&lt;RecNum&gt;161&lt;/RecNum&gt;&lt;DisplayText&gt;[2]&lt;/DisplayText&gt;&lt;record&gt;&lt;rec-number&gt;161&lt;/rec-number&gt;&lt;foreign-keys&gt;&lt;key app="EN" db-id="waxwzprpds5f9des5zdxa55jzsppx55fpw20" timestamp="1771344613"&gt;161&lt;/key&gt;&lt;/foreign-keys&gt;&lt;ref-type name="Journal Article"&gt;17&lt;/ref-type&gt;&lt;contributors&gt;&lt;authors&gt;&lt;author&gt;Roques, Simon&lt;/author&gt;&lt;author&gt;Martinez-Fernandez, Gonzalo&lt;/author&gt;&lt;author&gt;Ramayo-Caldas, Yuliaxis&lt;/author&gt;&lt;author&gt;Popova, Milka&lt;/author&gt;&lt;author&gt;Denman, Stuart&lt;/author&gt;&lt;author&gt;Meale, Sarah J.&lt;/author&gt;&lt;author&gt;Morgavi, Diego P.&lt;/author&gt;&lt;/authors&gt;&lt;/contributors&gt;&lt;titles&gt;&lt;title&gt;Recent Advances in Enteric Methane Mitigation and the Long Road to Sustainable Ruminant Production&lt;/title&gt;&lt;secondary-title&gt;Annual Review of Animal Biosciences&lt;/secondary-title&gt;&lt;/titles&gt;&lt;periodical&gt;&lt;full-title&gt;Annual Review of Animal Biosciences&lt;/full-title&gt;&lt;/periodical&gt;&lt;pages&gt;321-343&lt;/pages&gt;&lt;volume&gt;12&lt;/volume&gt;&lt;number&gt;Volume 12, 2024&lt;/number&gt;&lt;keywords&gt;&lt;keyword&gt;breeding&lt;/keyword&gt;&lt;keyword&gt;livestock&lt;/keyword&gt;&lt;keyword&gt;methanogens&lt;/keyword&gt;&lt;keyword&gt;global warming&lt;/keyword&gt;&lt;keyword&gt;feed additives&lt;/keyword&gt;&lt;keyword&gt;methane emission&lt;/keyword&gt;&lt;/keywords&gt;&lt;dates&gt;&lt;year&gt;2024&lt;/year&gt;&lt;/dates&gt;&lt;isbn&gt;2165-8110&lt;/isbn&gt;&lt;urls&gt;&lt;related-urls&gt;&lt;url&gt;https://www.annualreviews.org/content/journals/10.1146/annurev-animal-021022-024931&lt;/url&gt;&lt;/related-urls&gt;&lt;/urls&gt;&lt;electronic-resource-num&gt;https://doi.org/10.1146/annurev-animal-021022-024931&lt;/electronic-resource-num&gt;&lt;/record&gt;&lt;/Cite&gt;&lt;/EndNote&gt;</w:instrText>
      </w:r>
      <w:r w:rsidR="00D638A3">
        <w:fldChar w:fldCharType="separate"/>
      </w:r>
      <w:r w:rsidR="00D638A3">
        <w:rPr>
          <w:noProof/>
        </w:rPr>
        <w:t>[2]</w:t>
      </w:r>
      <w:r w:rsidR="00D638A3">
        <w:fldChar w:fldCharType="end"/>
      </w:r>
      <w:r>
        <w:t xml:space="preserve">. At the same time, rising global demand for animal-sourced protein also places increasing pressure on ruminant production systems to deliver sustained reductions in emissions without compromising productivity </w:t>
      </w:r>
      <w:r w:rsidR="00D638A3">
        <w:fldChar w:fldCharType="begin"/>
      </w:r>
      <w:r w:rsidR="00D638A3">
        <w:instrText xml:space="preserve"> ADDIN EN.CITE &lt;EndNote&gt;&lt;Cite&gt;&lt;Author&gt;Makkar&lt;/Author&gt;&lt;Year&gt;2018&lt;/Year&gt;&lt;RecNum&gt;140&lt;/RecNum&gt;&lt;DisplayText&gt;[3]&lt;/DisplayText&gt;&lt;record&gt;&lt;rec-number&gt;140&lt;/rec-number&gt;&lt;foreign-keys&gt;&lt;key app="EN" db-id="waxwzprpds5f9des5zdxa55jzsppx55fpw20" timestamp="1763551137"&gt;140&lt;/key&gt;&lt;/foreign-keys&gt;&lt;ref-type name="Journal Article"&gt;17&lt;/ref-type&gt;&lt;contributors&gt;&lt;authors&gt;&lt;author&gt;Makkar, H. P. S.&lt;/author&gt;&lt;/authors&gt;&lt;/contributors&gt;&lt;auth-address&gt;Food and Agriculture Organization of the United Nations (FAO),Animal Production and Health Division,Rome 00153,Italy.&lt;/auth-address&gt;&lt;titles&gt;&lt;title&gt;Review: Feed demand landscape and implications of food-not feed strategy for food security and climate change&lt;/title&gt;&lt;secondary-title&gt;Animal&lt;/secondary-title&gt;&lt;/titles&gt;&lt;periodical&gt;&lt;full-title&gt;Animal&lt;/full-title&gt;&lt;/periodical&gt;&lt;pages&gt;1744-1754&lt;/pages&gt;&lt;volume&gt;12&lt;/volume&gt;&lt;number&gt;8&lt;/number&gt;&lt;edition&gt;20171204&lt;/edition&gt;&lt;keywords&gt;&lt;keyword&gt;*Animal Feed&lt;/keyword&gt;&lt;keyword&gt;Animals&lt;/keyword&gt;&lt;keyword&gt;Biofuels&lt;/keyword&gt;&lt;keyword&gt;*Climate Change&lt;/keyword&gt;&lt;keyword&gt;*Food Supply&lt;/keyword&gt;&lt;keyword&gt;Humans&lt;/keyword&gt;&lt;keyword&gt;Livestock&lt;/keyword&gt;&lt;keyword&gt;animal product consumption&lt;/keyword&gt;&lt;keyword&gt;climate change&lt;/keyword&gt;&lt;keyword&gt;food security&lt;/keyword&gt;&lt;keyword&gt;human-inedible&lt;/keyword&gt;&lt;keyword&gt;novel feed&lt;/keyword&gt;&lt;/keywords&gt;&lt;dates&gt;&lt;year&gt;2018&lt;/year&gt;&lt;pub-dates&gt;&lt;date&gt;Aug&lt;/date&gt;&lt;/pub-dates&gt;&lt;/dates&gt;&lt;isbn&gt;1751-7311&lt;/isbn&gt;&lt;accession-num&gt;29198265&lt;/accession-num&gt;&lt;urls&gt;&lt;/urls&gt;&lt;electronic-resource-num&gt;10.1017/s175173111700324x&lt;/electronic-resource-num&gt;&lt;remote-database-provider&gt;NLM&lt;/remote-database-provider&gt;&lt;language&gt;eng&lt;/language&gt;&lt;/record&gt;&lt;/Cite&gt;&lt;/EndNote&gt;</w:instrText>
      </w:r>
      <w:r w:rsidR="00D638A3">
        <w:fldChar w:fldCharType="separate"/>
      </w:r>
      <w:r w:rsidR="00D638A3">
        <w:rPr>
          <w:noProof/>
        </w:rPr>
        <w:t>[3]</w:t>
      </w:r>
      <w:r w:rsidR="00D638A3">
        <w:fldChar w:fldCharType="end"/>
      </w:r>
      <w:r>
        <w:t xml:space="preserve">. The trade-off between greenhouse gas mitigation and food production is particularly evident in grass-based systems, such as Ireland, </w:t>
      </w:r>
      <w:r>
        <w:rPr>
          <w:highlight w:val="yellow"/>
        </w:rPr>
        <w:t xml:space="preserve">where agriculture is the largest single sector source of national greenhouse gas emissions, with methane from enteric fermentation in cattle and sheep the dominant gas </w:t>
      </w:r>
      <w:r w:rsidR="00D638A3">
        <w:rPr>
          <w:highlight w:val="yellow"/>
        </w:rPr>
        <w:fldChar w:fldCharType="begin"/>
      </w:r>
      <w:r w:rsidR="00D638A3">
        <w:rPr>
          <w:highlight w:val="yellow"/>
        </w:rPr>
        <w:instrText xml:space="preserve"> ADDIN EN.CITE &lt;EndNote&gt;&lt;Cite&gt;&lt;Author&gt;EPA&lt;/Author&gt;&lt;Year&gt;2024&lt;/Year&gt;&lt;RecNum&gt;141&lt;/RecNum&gt;&lt;DisplayText&gt;[4]&lt;/DisplayText&gt;&lt;record&gt;&lt;rec-number&gt;141&lt;/rec-number&gt;&lt;foreign-keys&gt;&lt;key app="EN" db-id="waxwzprpds5f9des5zdxa55jzsppx55fpw20" timestamp="1763552083"&gt;141&lt;/key&gt;&lt;/foreign-keys&gt;&lt;ref-type name="Report"&gt;27&lt;/ref-type&gt;&lt;contributors&gt;&lt;authors&gt;&lt;author&gt;EPA&lt;/author&gt;&lt;/authors&gt;&lt;/contributors&gt;&lt;titles&gt;&lt;title&gt;Agriculture Greenhouse Gas Emissions in Ireland&lt;/title&gt;&lt;/titles&gt;&lt;dates&gt;&lt;year&gt;2024&lt;/year&gt;&lt;/dates&gt;&lt;pub-location&gt;Wexford, Ireland&lt;/pub-location&gt;&lt;publisher&gt;Environmental Protection Agency&lt;/publisher&gt;&lt;urls&gt;&lt;related-urls&gt;&lt;url&gt;https://www.epa.ie/our-services/monitoring--assessment/climate-change/ghg/agriculture/&lt;/url&gt;&lt;/related-urls&gt;&lt;/urls&gt;&lt;/record&gt;&lt;/Cite&gt;&lt;/EndNote&gt;</w:instrText>
      </w:r>
      <w:r w:rsidR="00D638A3">
        <w:rPr>
          <w:highlight w:val="yellow"/>
        </w:rPr>
        <w:fldChar w:fldCharType="separate"/>
      </w:r>
      <w:r w:rsidR="00D638A3">
        <w:rPr>
          <w:noProof/>
          <w:highlight w:val="yellow"/>
        </w:rPr>
        <w:t>[4]</w:t>
      </w:r>
      <w:r w:rsidR="00D638A3">
        <w:rPr>
          <w:highlight w:val="yellow"/>
        </w:rPr>
        <w:fldChar w:fldCharType="end"/>
      </w:r>
      <w:r>
        <w:rPr>
          <w:highlight w:val="yellow"/>
        </w:rPr>
        <w:t>.</w:t>
      </w:r>
      <w:r>
        <w:t xml:space="preserve"> Concurrently, despite this high sectoral methane output, </w:t>
      </w:r>
      <w:r>
        <w:rPr>
          <w:highlight w:val="yellow"/>
        </w:rPr>
        <w:t xml:space="preserve">Ireland ranks among the most carbon-efficient regions globally for ruminant production when evaluated on a per-kilogram-of-product basis </w:t>
      </w:r>
      <w:r w:rsidR="00D638A3">
        <w:rPr>
          <w:highlight w:val="yellow"/>
        </w:rPr>
        <w:fldChar w:fldCharType="begin"/>
      </w:r>
      <w:r w:rsidR="00D638A3">
        <w:rPr>
          <w:highlight w:val="yellow"/>
        </w:rPr>
        <w:instrText xml:space="preserve"> ADDIN EN.CITE &lt;EndNote&gt;&lt;Cite&gt;&lt;Author&gt;O′Mara&lt;/Author&gt;&lt;Year&gt;2021&lt;/Year&gt;&lt;RecNum&gt;142&lt;/RecNum&gt;&lt;DisplayText&gt;[5, 6]&lt;/DisplayText&gt;&lt;record&gt;&lt;rec-number&gt;142&lt;/rec-number&gt;&lt;foreign-keys&gt;&lt;key app="EN" db-id="waxwzprpds5f9des5zdxa55jzsppx55fpw20" timestamp="1763552361"&gt;142&lt;/key&gt;&lt;/foreign-keys&gt;&lt;ref-type name="Journal Article"&gt;17&lt;/ref-type&gt;&lt;contributors&gt;&lt;authors&gt;&lt;author&gt;O′Mara, Frank&lt;/author&gt;&lt;author&gt;Richards, Karl G&lt;/author&gt;&lt;author&gt;Shalloo, Laurence&lt;/author&gt;&lt;author&gt;Donnellan, Trevor&lt;/author&gt;&lt;author&gt;Finn, John A&lt;/author&gt;&lt;author&gt;Lanigan, Gary&lt;/author&gt;&lt;/authors&gt;&lt;/contributors&gt;&lt;titles&gt;&lt;title&gt;Sustainability of ruminant livestock production in Ireland&lt;/title&gt;&lt;secondary-title&gt;Animal Frontiers&lt;/secondary-title&gt;&lt;/titles&gt;&lt;periodical&gt;&lt;full-title&gt;Animal Frontiers&lt;/full-title&gt;&lt;/periodical&gt;&lt;pages&gt;32-43&lt;/pages&gt;&lt;volume&gt;11&lt;/volume&gt;&lt;number&gt;4&lt;/number&gt;&lt;dates&gt;&lt;year&gt;2021&lt;/year&gt;&lt;/dates&gt;&lt;isbn&gt;2160-6056&lt;/isbn&gt;&lt;urls&gt;&lt;related-urls&gt;&lt;url&gt;https://doi.org/10.1093/af/vfab037&lt;/url&gt;&lt;/related-urls&gt;&lt;/urls&gt;&lt;electronic-resource-num&gt;10.1093/af/vfab037&lt;/electronic-resource-num&gt;&lt;access-date&gt;11/19/2025&lt;/access-date&gt;&lt;/record&gt;&lt;/Cite&gt;&lt;Cite&gt;&lt;Author&gt;Shalloo&lt;/Author&gt;&lt;Year&gt;2024&lt;/Year&gt;&lt;RecNum&gt;143&lt;/RecNum&gt;&lt;record&gt;&lt;rec-number&gt;143&lt;/rec-number&gt;&lt;foreign-keys&gt;&lt;key app="EN" db-id="waxwzprpds5f9des5zdxa55jzsppx55fpw20" timestamp="1763552674"&gt;143&lt;/key&gt;&lt;/foreign-keys&gt;&lt;ref-type name="Report"&gt;27&lt;/ref-type&gt;&lt;contributors&gt;&lt;authors&gt;&lt;author&gt;Shalloo, L.&lt;/author&gt;&lt;author&gt;Herron, J.&lt;/author&gt;&lt;/authors&gt;&lt;/contributors&gt;&lt;titles&gt;&lt;title&gt;The Sustainability of Ireland’s Livestock Systems&lt;/title&gt;&lt;secondary-title&gt;Sustainability in Agriculture: The Science &amp;amp; Evidence&lt;/secondary-title&gt;&lt;/titles&gt;&lt;dates&gt;&lt;year&gt;2024&lt;/year&gt;&lt;/dates&gt;&lt;publisher&gt;Teagasc&lt;/publisher&gt;&lt;urls&gt;&lt;related-urls&gt;&lt;url&gt;https://teagasc.ie/wp-content/uploads/media/website/publications/2024/Sustainability-in-Agriculture-The-science-and-the-Evidence-Conference-proceedings.pdf&lt;/url&gt;&lt;/related-urls&gt;&lt;/urls&gt;&lt;/record&gt;&lt;/Cite&gt;&lt;/EndNote&gt;</w:instrText>
      </w:r>
      <w:r w:rsidR="00D638A3">
        <w:rPr>
          <w:highlight w:val="yellow"/>
        </w:rPr>
        <w:fldChar w:fldCharType="separate"/>
      </w:r>
      <w:r w:rsidR="00D638A3">
        <w:rPr>
          <w:noProof/>
          <w:highlight w:val="yellow"/>
        </w:rPr>
        <w:t>[5, 6]</w:t>
      </w:r>
      <w:r w:rsidR="00D638A3">
        <w:rPr>
          <w:highlight w:val="yellow"/>
        </w:rPr>
        <w:fldChar w:fldCharType="end"/>
      </w:r>
      <w:r>
        <w:rPr>
          <w:highlight w:val="yellow"/>
        </w:rPr>
        <w:t>.</w:t>
      </w:r>
      <w:r>
        <w:t xml:space="preserve"> This places particular emphasis on mitigation strategies capable of delivering sustained reductions in enteric methane emissions without reducing productivity or altering the fundamental structure of pasture-based systems.</w:t>
      </w:r>
    </w:p>
    <w:p w14:paraId="65411D50" w14:textId="1AEDD16E" w:rsidR="003F1339" w:rsidRDefault="006319A3">
      <w:pPr>
        <w:jc w:val="both"/>
      </w:pPr>
      <w:r>
        <w:t xml:space="preserve">Genetic selection for low-emitting animals has emerged as one of the most promising of these methane mitigation strategies, with moderate heritability reported for methane production </w:t>
      </w:r>
      <w:r w:rsidR="00D638A3">
        <w:fldChar w:fldCharType="begin"/>
      </w:r>
      <w:r w:rsidR="00D638A3">
        <w:instrText xml:space="preserve"> ADDIN EN.CITE &lt;EndNote&gt;&lt;Cite&gt;&lt;Author&gt;Ryan&lt;/Author&gt;&lt;Year&gt;2025&lt;/Year&gt;&lt;RecNum&gt;146&lt;/RecNum&gt;&lt;DisplayText&gt;[7]&lt;/DisplayText&gt;&lt;record&gt;&lt;rec-number&gt;146&lt;/rec-number&gt;&lt;foreign-keys&gt;&lt;key app="EN" db-id="waxwzprpds5f9des5zdxa55jzsppx55fpw20" timestamp="1763553387"&gt;146&lt;/key&gt;&lt;/foreign-keys&gt;&lt;ref-type name="Journal Article"&gt;17&lt;/ref-type&gt;&lt;contributors&gt;&lt;authors&gt;&lt;author&gt;Ryan, C. V.&lt;/author&gt;&lt;author&gt;Pabiou, T.&lt;/author&gt;&lt;author&gt;Purfield, D. C.&lt;/author&gt;&lt;author&gt;Kelly, D. N.&lt;/author&gt;&lt;author&gt;Murphy, C. P.&lt;/author&gt;&lt;author&gt;Evans, R. D.&lt;/author&gt;&lt;/authors&gt;&lt;/contributors&gt;&lt;auth-address&gt;Irish Cattle Breeding Federation, Ballincollig, Co. Cork, Ireland.&amp;#xD;Department of Biological Sciences, Munster Technological University, Bishopstown, Co. Cork, Ireland.&lt;/auth-address&gt;&lt;titles&gt;&lt;title&gt;Genetic correlations between enteric methane and traits of economic importance in a beef finishing system&lt;/title&gt;&lt;secondary-title&gt;J Anim Sci&lt;/secondary-title&gt;&lt;/titles&gt;&lt;periodical&gt;&lt;full-title&gt;J Anim Sci&lt;/full-title&gt;&lt;/periodical&gt;&lt;volume&gt;103&lt;/volume&gt;&lt;keywords&gt;&lt;keyword&gt;Animals&lt;/keyword&gt;&lt;keyword&gt;*Methane/metabolism&lt;/keyword&gt;&lt;keyword&gt;Cattle/genetics/physiology&lt;/keyword&gt;&lt;keyword&gt;Female&lt;/keyword&gt;&lt;keyword&gt;*Animal Husbandry/economics&lt;/keyword&gt;&lt;keyword&gt;Carbon Dioxide/metabolism&lt;/keyword&gt;&lt;keyword&gt;Ireland&lt;/keyword&gt;&lt;keyword&gt;Male&lt;/keyword&gt;&lt;keyword&gt;carcass traits&lt;/keyword&gt;&lt;keyword&gt;emissions&lt;/keyword&gt;&lt;keyword&gt;greenhouse gases&lt;/keyword&gt;&lt;keyword&gt;growth&lt;/keyword&gt;&lt;keyword&gt;terminal index&lt;/keyword&gt;&lt;/keywords&gt;&lt;dates&gt;&lt;year&gt;2025&lt;/year&gt;&lt;pub-dates&gt;&lt;date&gt;Jan 4&lt;/date&gt;&lt;/pub-dates&gt;&lt;/dates&gt;&lt;isbn&gt;0021-8812 (Print)&amp;#xD;0021-8812&lt;/isbn&gt;&lt;accession-num&gt;40355361&lt;/accession-num&gt;&lt;urls&gt;&lt;/urls&gt;&lt;custom2&gt;PMC12132798&lt;/custom2&gt;&lt;electronic-resource-num&gt;10.1093/jas/skaf162&lt;/electronic-resource-num&gt;&lt;remote-database-provider&gt;NLM&lt;/remote-database-provider&gt;&lt;language&gt;eng&lt;/language&gt;&lt;/record&gt;&lt;/Cite&gt;&lt;/EndNote&gt;</w:instrText>
      </w:r>
      <w:r w:rsidR="00D638A3">
        <w:fldChar w:fldCharType="separate"/>
      </w:r>
      <w:r w:rsidR="00D638A3">
        <w:rPr>
          <w:noProof/>
        </w:rPr>
        <w:t>[7]</w:t>
      </w:r>
      <w:r w:rsidR="00D638A3">
        <w:fldChar w:fldCharType="end"/>
      </w:r>
      <w:r>
        <w:t xml:space="preserve"> and the cumulative, long term nature of genetic gain </w:t>
      </w:r>
      <w:r w:rsidR="00D638A3">
        <w:fldChar w:fldCharType="begin">
          <w:fldData xml:space="preserve">PEVuZE5vdGU+PENpdGU+PEF1dGhvcj5Sb3dlPC9BdXRob3I+PFllYXI+MjAyMjwvWWVhcj48UmVj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</w:fldData>
        </w:fldChar>
      </w:r>
      <w:r w:rsidR="00D638A3">
        <w:instrText xml:space="preserve"> ADDIN EN.CITE </w:instrText>
      </w:r>
      <w:r w:rsidR="00D638A3">
        <w:fldChar w:fldCharType="begin">
          <w:fldData xml:space="preserve">PEVuZE5vdGU+PENpdGU+PEF1dGhvcj5Sb3dlPC9BdXRob3I+PFllYXI+MjAyMjwvWWVhcj48UmVj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</w:fldData>
        </w:fldChar>
      </w:r>
      <w:r w:rsidR="00D638A3">
        <w:instrText xml:space="preserve"> ADDIN EN.CITE.DATA </w:instrText>
      </w:r>
      <w:r w:rsidR="00D638A3">
        <w:fldChar w:fldCharType="end"/>
      </w:r>
      <w:r w:rsidR="00D638A3">
        <w:fldChar w:fldCharType="separate"/>
      </w:r>
      <w:r w:rsidR="00D638A3">
        <w:rPr>
          <w:noProof/>
        </w:rPr>
        <w:t>[8, 9]</w:t>
      </w:r>
      <w:r w:rsidR="00D638A3">
        <w:fldChar w:fldCharType="end"/>
      </w:r>
      <w:r>
        <w:t xml:space="preserve">. The recent development of high-throughput phenotyping technologies, most notably portable accumulation chambers (PACs), has enabled routine, large-scale collection of individual-animal methane phenotypes across both research and commercial flocks </w:t>
      </w:r>
      <w:r w:rsidR="00D638A3">
        <w:fldChar w:fldCharType="begin">
          <w:fldData xml:space="preserve">PEVuZE5vdGU+PENpdGU+PEF1dGhvcj5Kb25rZXI8L0F1dGhvcj48WWVhcj4yMDE4PC9ZZWFyPjxS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</w:fldData>
        </w:fldChar>
      </w:r>
      <w:r w:rsidR="00D638A3">
        <w:instrText xml:space="preserve"> ADDIN EN.CITE </w:instrText>
      </w:r>
      <w:r w:rsidR="00D638A3">
        <w:fldChar w:fldCharType="begin">
          <w:fldData xml:space="preserve">PEVuZE5vdGU+PENpdGU+PEF1dGhvcj5Kb25rZXI8L0F1dGhvcj48WWVhcj4yMDE4PC9ZZWFyPjxS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</w:fldData>
        </w:fldChar>
      </w:r>
      <w:r w:rsidR="00D638A3">
        <w:instrText xml:space="preserve"> ADDIN EN.CITE.DATA </w:instrText>
      </w:r>
      <w:r w:rsidR="00D638A3">
        <w:fldChar w:fldCharType="end"/>
      </w:r>
      <w:r w:rsidR="00D638A3">
        <w:fldChar w:fldCharType="separate"/>
      </w:r>
      <w:r w:rsidR="00D638A3">
        <w:rPr>
          <w:noProof/>
        </w:rPr>
        <w:t>[10, 11]</w:t>
      </w:r>
      <w:r w:rsidR="00D638A3">
        <w:fldChar w:fldCharType="end"/>
      </w:r>
      <w:r>
        <w:t xml:space="preserve">. </w:t>
      </w:r>
      <w:commentRangeStart w:id="0"/>
      <w:r>
        <w:rPr>
          <w:highlight w:val="yellow"/>
        </w:rPr>
        <w:t>PACs</w:t>
      </w:r>
      <w:commentRangeEnd w:id="0"/>
      <w:r w:rsidR="00451B77">
        <w:rPr>
          <w:rStyle w:val="CommentReference"/>
          <w:sz w:val="24"/>
          <w:szCs w:val="22"/>
          <w:highlight w:val="yellow"/>
        </w:rPr>
        <w:commentReference w:id="0"/>
      </w:r>
      <w:r>
        <w:rPr>
          <w:highlight w:val="yellow"/>
        </w:rPr>
        <w:t xml:space="preserve"> allow groups of animals to be measured in </w:t>
      </w:r>
      <w:r w:rsidR="004E6676">
        <w:rPr>
          <w:highlight w:val="yellow"/>
        </w:rPr>
        <w:t>approximately one</w:t>
      </w:r>
      <w:r>
        <w:rPr>
          <w:highlight w:val="yellow"/>
        </w:rPr>
        <w:t xml:space="preserve"> hour under field conditions </w:t>
      </w:r>
      <w:commentRangeStart w:id="1"/>
      <w:r w:rsidR="00D638A3">
        <w:rPr>
          <w:highlight w:val="yellow"/>
        </w:rPr>
        <w:fldChar w:fldCharType="begin">
          <w:fldData xml:space="preserve">PEVuZE5vdGU+PENpdGU+PEF1dGhvcj5Hb29weTwvQXV0aG9yPjxZZWFyPjIwMTY8L1llYXI+PFJl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</w:fldData>
        </w:fldChar>
      </w:r>
      <w:r w:rsidR="00D638A3">
        <w:rPr>
          <w:highlight w:val="yellow"/>
        </w:rPr>
        <w:instrText xml:space="preserve"> ADDIN EN.CITE </w:instrText>
      </w:r>
      <w:r w:rsidR="00D638A3">
        <w:rPr>
          <w:highlight w:val="yellow"/>
        </w:rPr>
        <w:fldChar w:fldCharType="begin">
          <w:fldData xml:space="preserve">PEVuZE5vdGU+PENpdGU+PEF1dGhvcj5Hb29weTwvQXV0aG9yPjxZZWFyPjIwMTY8L1llYXI+PFJl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</w:fldData>
        </w:fldChar>
      </w:r>
      <w:r w:rsidR="00D638A3">
        <w:rPr>
          <w:highlight w:val="yellow"/>
        </w:rPr>
        <w:instrText xml:space="preserve"> ADDIN EN.CITE.DATA </w:instrText>
      </w:r>
      <w:r w:rsidR="00D638A3">
        <w:rPr>
          <w:highlight w:val="yellow"/>
        </w:rPr>
      </w:r>
      <w:r w:rsidR="00D638A3">
        <w:rPr>
          <w:highlight w:val="yellow"/>
        </w:rPr>
        <w:fldChar w:fldCharType="end"/>
      </w:r>
      <w:r w:rsidR="00D638A3">
        <w:rPr>
          <w:highlight w:val="yellow"/>
        </w:rPr>
      </w:r>
      <w:r w:rsidR="00D638A3">
        <w:rPr>
          <w:highlight w:val="yellow"/>
        </w:rPr>
        <w:fldChar w:fldCharType="separate"/>
      </w:r>
      <w:r w:rsidR="00D638A3">
        <w:rPr>
          <w:noProof/>
          <w:highlight w:val="yellow"/>
        </w:rPr>
        <w:t>[12, 13]</w:t>
      </w:r>
      <w:r w:rsidR="00D638A3">
        <w:rPr>
          <w:highlight w:val="yellow"/>
        </w:rPr>
        <w:fldChar w:fldCharType="end"/>
      </w:r>
      <w:commentRangeEnd w:id="1"/>
      <w:r w:rsidR="000C578C">
        <w:rPr>
          <w:rStyle w:val="CommentReference"/>
          <w:sz w:val="24"/>
          <w:szCs w:val="22"/>
          <w:highlight w:val="yellow"/>
        </w:rPr>
        <w:commentReference w:id="1"/>
      </w:r>
      <w:r>
        <w:rPr>
          <w:highlight w:val="yellow"/>
        </w:rPr>
        <w:t xml:space="preserve">. Methane measurements from PACs are heritable (0.13–0.20 in grazing sheep) </w:t>
      </w:r>
      <w:r w:rsidR="00D638A3">
        <w:rPr>
          <w:highlight w:val="yellow"/>
        </w:rPr>
        <w:fldChar w:fldCharType="begin">
          <w:fldData xml:space="preserve">PEVuZE5vdGU+PENpdGU+PEF1dGhvcj5Kb25rZXI8L0F1dGhvcj48WWVhcj4yMDE4PC9ZZWFyPjxS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</w:fldData>
        </w:fldChar>
      </w:r>
      <w:r w:rsidR="00D638A3">
        <w:rPr>
          <w:highlight w:val="yellow"/>
        </w:rPr>
        <w:instrText xml:space="preserve"> ADDIN EN.CITE </w:instrText>
      </w:r>
      <w:r w:rsidR="00D638A3">
        <w:rPr>
          <w:highlight w:val="yellow"/>
        </w:rPr>
        <w:fldChar w:fldCharType="begin">
          <w:fldData xml:space="preserve">PEVuZE5vdGU+PENpdGU+PEF1dGhvcj5Kb25rZXI8L0F1dGhvcj48WWVhcj4yMDE4PC9ZZWFyPjxS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</w:fldData>
        </w:fldChar>
      </w:r>
      <w:r w:rsidR="00D638A3">
        <w:rPr>
          <w:highlight w:val="yellow"/>
        </w:rPr>
        <w:instrText xml:space="preserve"> ADDIN EN.CITE.DATA </w:instrText>
      </w:r>
      <w:r w:rsidR="00D638A3">
        <w:rPr>
          <w:highlight w:val="yellow"/>
        </w:rPr>
      </w:r>
      <w:r w:rsidR="00D638A3">
        <w:rPr>
          <w:highlight w:val="yellow"/>
        </w:rPr>
        <w:fldChar w:fldCharType="end"/>
      </w:r>
      <w:r w:rsidR="00D638A3">
        <w:rPr>
          <w:highlight w:val="yellow"/>
        </w:rPr>
      </w:r>
      <w:r w:rsidR="00D638A3">
        <w:rPr>
          <w:highlight w:val="yellow"/>
        </w:rPr>
        <w:fldChar w:fldCharType="separate"/>
      </w:r>
      <w:r w:rsidR="00D638A3">
        <w:rPr>
          <w:noProof/>
          <w:highlight w:val="yellow"/>
        </w:rPr>
        <w:t>[10-12]</w:t>
      </w:r>
      <w:r w:rsidR="00D638A3">
        <w:rPr>
          <w:highlight w:val="yellow"/>
        </w:rPr>
        <w:fldChar w:fldCharType="end"/>
      </w:r>
      <w:r>
        <w:rPr>
          <w:highlight w:val="yellow"/>
        </w:rPr>
        <w:t xml:space="preserve"> and genetically correlated with respiration chamber (RC) methane</w:t>
      </w:r>
      <w:r w:rsidR="00451B77">
        <w:rPr>
          <w:highlight w:val="yellow"/>
        </w:rPr>
        <w:t xml:space="preserve"> output</w:t>
      </w:r>
      <w:r>
        <w:rPr>
          <w:highlight w:val="yellow"/>
        </w:rPr>
        <w:t xml:space="preserve"> (rg = 0.62–1.00) </w:t>
      </w:r>
      <w:r w:rsidR="00D638A3">
        <w:rPr>
          <w:highlight w:val="yellow"/>
        </w:rPr>
        <w:fldChar w:fldCharType="begin">
          <w:fldData xml:space="preserve">PEVuZE5vdGU+PENpdGU+PEF1dGhvcj5Kb25rZXI8L0F1dGhvcj48WWVhcj4yMDE4PC9ZZWFyPjxS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</w:fldData>
        </w:fldChar>
      </w:r>
      <w:r w:rsidR="00D638A3">
        <w:rPr>
          <w:highlight w:val="yellow"/>
        </w:rPr>
        <w:instrText xml:space="preserve"> ADDIN EN.CITE </w:instrText>
      </w:r>
      <w:r w:rsidR="00D638A3">
        <w:rPr>
          <w:highlight w:val="yellow"/>
        </w:rPr>
        <w:fldChar w:fldCharType="begin">
          <w:fldData xml:space="preserve">PEVuZE5vdGU+PENpdGU+PEF1dGhvcj5Kb25rZXI8L0F1dGhvcj48WWVhcj4yMDE4PC9ZZWFyPjxS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</w:fldData>
        </w:fldChar>
      </w:r>
      <w:r w:rsidR="00D638A3">
        <w:rPr>
          <w:highlight w:val="yellow"/>
        </w:rPr>
        <w:instrText xml:space="preserve"> ADDIN EN.CITE.DATA </w:instrText>
      </w:r>
      <w:r w:rsidR="00D638A3">
        <w:rPr>
          <w:highlight w:val="yellow"/>
        </w:rPr>
      </w:r>
      <w:r w:rsidR="00D638A3">
        <w:rPr>
          <w:highlight w:val="yellow"/>
        </w:rPr>
        <w:fldChar w:fldCharType="end"/>
      </w:r>
      <w:r w:rsidR="00D638A3">
        <w:rPr>
          <w:highlight w:val="yellow"/>
        </w:rPr>
      </w:r>
      <w:r w:rsidR="00D638A3">
        <w:rPr>
          <w:highlight w:val="yellow"/>
        </w:rPr>
        <w:fldChar w:fldCharType="separate"/>
      </w:r>
      <w:r w:rsidR="00D638A3">
        <w:rPr>
          <w:noProof/>
          <w:highlight w:val="yellow"/>
        </w:rPr>
        <w:t>[10, 14]</w:t>
      </w:r>
      <w:r w:rsidR="00D638A3">
        <w:rPr>
          <w:highlight w:val="yellow"/>
        </w:rPr>
        <w:fldChar w:fldCharType="end"/>
      </w:r>
      <w:r>
        <w:rPr>
          <w:highlight w:val="yellow"/>
        </w:rPr>
        <w:t>. P</w:t>
      </w:r>
      <w:r w:rsidR="00B37D66">
        <w:rPr>
          <w:highlight w:val="yellow"/>
        </w:rPr>
        <w:t>ortable accumulation chamber</w:t>
      </w:r>
      <w:r>
        <w:rPr>
          <w:highlight w:val="yellow"/>
        </w:rPr>
        <w:t xml:space="preserve">s also record carbon dioxide (CO₂), a proxy for feed intake where intake cannot be measured directly </w:t>
      </w:r>
      <w:r w:rsidR="00D638A3">
        <w:rPr>
          <w:highlight w:val="yellow"/>
        </w:rPr>
        <w:fldChar w:fldCharType="begin"/>
      </w:r>
      <w:r w:rsidR="00D638A3">
        <w:rPr>
          <w:highlight w:val="yellow"/>
        </w:rPr>
        <w:instrText xml:space="preserve"> ADDIN EN.CITE &lt;EndNote&gt;&lt;Cite&gt;&lt;Author&gt;Robinson&lt;/Author&gt;&lt;Year&gt;2016&lt;/Year&gt;&lt;RecNum&gt;279&lt;/RecNum&gt;&lt;DisplayText&gt;[15]&lt;/DisplayText&gt;&lt;record&gt;&lt;rec-number&gt;279&lt;/rec-number&gt;&lt;foreign-keys&gt;&lt;key app="EN" db-id="waxwzprpds5f9des5zdxa55jzsppx55fpw20" timestamp="1791219305"&gt;279&lt;/key&gt;&lt;/foreign-keys&gt;&lt;ref-type name="Journal Article"&gt;17&lt;/ref-type&gt;&lt;contributors&gt;&lt;authors&gt;&lt;author&gt;Robinson, D. L.&lt;/author&gt;&lt;author&gt;Cameron, M.&lt;/author&gt;&lt;author&gt;Donaldson, A. J.&lt;/author&gt;&lt;author&gt;Dominik, S.&lt;/author&gt;&lt;author&gt;Oddy, V. H.&lt;/author&gt;&lt;/authors&gt;&lt;/contributors&gt;&lt;titles&gt;&lt;title&gt;One-hour portable chamber methane measurements are repeatable and provide useful information on feed intake and efficiency&lt;/title&gt;&lt;secondary-title&gt;Journal of Animal Science&lt;/secondary-title&gt;&lt;/titles&gt;&lt;periodical&gt;&lt;full-title&gt;Journal of Animal Science&lt;/full-title&gt;&lt;/periodical&gt;&lt;pages&gt;4376-4387&lt;/pages&gt;&lt;volume&gt;94&lt;/volume&gt;&lt;number&gt;10&lt;/number&gt;&lt;dates&gt;&lt;year&gt;2016&lt;/year&gt;&lt;/dates&gt;&lt;isbn&gt;0021-8812&lt;/isbn&gt;&lt;urls&gt;&lt;related-urls&gt;&lt;url&gt;https://doi.org/10.2527/jas.2016-0620&lt;/url&gt;&lt;/related-urls&gt;&lt;/urls&gt;&lt;electronic-resource-num&gt;10.2527/jas.2016-0620&lt;/electronic-resource-num&gt;&lt;access-date&gt;10/5/2026&lt;/access-date&gt;&lt;/record&gt;&lt;/Cite&gt;&lt;/EndNote&gt;</w:instrText>
      </w:r>
      <w:r w:rsidR="00D638A3">
        <w:rPr>
          <w:highlight w:val="yellow"/>
        </w:rPr>
        <w:fldChar w:fldCharType="separate"/>
      </w:r>
      <w:r w:rsidR="00D638A3">
        <w:rPr>
          <w:noProof/>
          <w:highlight w:val="yellow"/>
        </w:rPr>
        <w:t>[15]</w:t>
      </w:r>
      <w:r w:rsidR="00D638A3">
        <w:rPr>
          <w:highlight w:val="yellow"/>
        </w:rPr>
        <w:fldChar w:fldCharType="end"/>
      </w:r>
      <w:r>
        <w:rPr>
          <w:highlight w:val="yellow"/>
        </w:rPr>
        <w:t xml:space="preserve">. Although each record is a short spot measurement with lower repeatability than RCs </w:t>
      </w:r>
      <w:r w:rsidR="00D638A3">
        <w:rPr>
          <w:highlight w:val="yellow"/>
        </w:rPr>
        <w:fldChar w:fldCharType="begin">
          <w:fldData xml:space="preserve">PEVuZE5vdGU+PENpdGU+PEF1dGhvcj5Kb25rZXI8L0F1dGhvcj48WWVhcj4yMDE4PC9ZZWFyPjxS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</w:fldData>
        </w:fldChar>
      </w:r>
      <w:r w:rsidR="00D638A3">
        <w:rPr>
          <w:highlight w:val="yellow"/>
        </w:rPr>
        <w:instrText xml:space="preserve"> ADDIN EN.CITE </w:instrText>
      </w:r>
      <w:r w:rsidR="00D638A3">
        <w:rPr>
          <w:highlight w:val="yellow"/>
        </w:rPr>
        <w:fldChar w:fldCharType="begin">
          <w:fldData xml:space="preserve">PEVuZE5vdGU+PENpdGU+PEF1dGhvcj5Kb25rZXI8L0F1dGhvcj48WWVhcj4yMDE4PC9ZZWFyPjxS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</w:fldData>
        </w:fldChar>
      </w:r>
      <w:r w:rsidR="00D638A3">
        <w:rPr>
          <w:highlight w:val="yellow"/>
        </w:rPr>
        <w:instrText xml:space="preserve"> ADDIN EN.CITE.DATA </w:instrText>
      </w:r>
      <w:r w:rsidR="00D638A3">
        <w:rPr>
          <w:highlight w:val="yellow"/>
        </w:rPr>
      </w:r>
      <w:r w:rsidR="00D638A3">
        <w:rPr>
          <w:highlight w:val="yellow"/>
        </w:rPr>
        <w:fldChar w:fldCharType="end"/>
      </w:r>
      <w:r w:rsidR="00D638A3">
        <w:rPr>
          <w:highlight w:val="yellow"/>
        </w:rPr>
      </w:r>
      <w:r w:rsidR="00D638A3">
        <w:rPr>
          <w:highlight w:val="yellow"/>
        </w:rPr>
        <w:fldChar w:fldCharType="separate"/>
      </w:r>
      <w:r w:rsidR="00D638A3">
        <w:rPr>
          <w:noProof/>
          <w:highlight w:val="yellow"/>
        </w:rPr>
        <w:t>[10, 13]</w:t>
      </w:r>
      <w:r w:rsidR="00D638A3">
        <w:rPr>
          <w:highlight w:val="yellow"/>
        </w:rPr>
        <w:fldChar w:fldCharType="end"/>
      </w:r>
      <w:r>
        <w:rPr>
          <w:highlight w:val="yellow"/>
        </w:rPr>
        <w:t xml:space="preserve">, </w:t>
      </w:r>
      <w:commentRangeStart w:id="2"/>
      <w:r>
        <w:rPr>
          <w:highlight w:val="yellow"/>
        </w:rPr>
        <w:t xml:space="preserve">PACs rank animals </w:t>
      </w:r>
      <w:commentRangeEnd w:id="2"/>
      <w:r w:rsidR="009B461D">
        <w:rPr>
          <w:rStyle w:val="CommentReference"/>
          <w:sz w:val="24"/>
          <w:szCs w:val="22"/>
          <w:highlight w:val="yellow"/>
        </w:rPr>
        <w:commentReference w:id="2"/>
      </w:r>
      <w:r>
        <w:rPr>
          <w:highlight w:val="yellow"/>
        </w:rPr>
        <w:t xml:space="preserve">accurately </w:t>
      </w:r>
      <w:r w:rsidR="00D638A3">
        <w:rPr>
          <w:highlight w:val="yellow"/>
        </w:rPr>
        <w:fldChar w:fldCharType="begin"/>
      </w:r>
      <w:r w:rsidR="00D638A3">
        <w:rPr>
          <w:highlight w:val="yellow"/>
        </w:rPr>
        <w:instrText xml:space="preserve"> ADDIN EN.CITE &lt;EndNote&gt;&lt;Cite&gt;&lt;Author&gt;Levrault&lt;/Author&gt;&lt;Year&gt;2023&lt;/Year&gt;&lt;RecNum&gt;229&lt;/RecNum&gt;&lt;DisplayText&gt;[16]&lt;/DisplayText&gt;&lt;record&gt;&lt;rec-number&gt;229&lt;/rec-number&gt;&lt;foreign-keys&gt;&lt;key app="EN" db-id="waxwzprpds5f9des5zdxa55jzsppx55fpw20" timestamp="1779784166"&gt;229&lt;/key&gt;&lt;/foreign-keys&gt;&lt;ref-type name="Journal Article"&gt;17&lt;/ref-type&gt;&lt;contributors&gt;&lt;authors&gt;&lt;author&gt;Levrault, Cécile M.&lt;/author&gt;&lt;author&gt;Difford, Gareth F.&lt;/author&gt;&lt;author&gt;Steinheim, Geir&lt;/author&gt;&lt;author&gt;Groot Koerkamp, Peter W. G.&lt;/author&gt;&lt;author&gt;Ogink, Nico W. M.&lt;/author&gt;&lt;/authors&gt;&lt;/contributors&gt;&lt;titles&gt;&lt;title&gt;Validation of the methane production measurement accuracy and ranking capacity of portable accumulation chambers for use with small ruminants&lt;/title&gt;&lt;secondary-title&gt;Biosystems Engineering&lt;/secondary-title&gt;&lt;/titles&gt;&lt;periodical&gt;&lt;full-title&gt;Biosystems Engineering&lt;/full-title&gt;&lt;/periodical&gt;&lt;pages&gt;201-211&lt;/pages&gt;&lt;volume&gt;236&lt;/volume&gt;&lt;keywords&gt;&lt;keyword&gt;Methane production monitoring&lt;/keyword&gt;&lt;keyword&gt;Portable accumulation chamber&lt;/keyword&gt;&lt;keyword&gt;Range test&lt;/keyword&gt;&lt;keyword&gt;Ring test&lt;/keyword&gt;&lt;keyword&gt;Recovery test&lt;/keyword&gt;&lt;keyword&gt;Validation&lt;/keyword&gt;&lt;/keywords&gt;&lt;dates&gt;&lt;year&gt;2023&lt;/year&gt;&lt;pub-dates&gt;&lt;date&gt;2023/12/01/&lt;/date&gt;&lt;/pub-dates&gt;&lt;/dates&gt;&lt;isbn&gt;1537-5110&lt;/isbn&gt;&lt;urls&gt;&lt;related-urls&gt;&lt;url&gt;https://www.sciencedirect.com/science/article/pii/S1537511023002180&lt;/url&gt;&lt;/related-urls&gt;&lt;/urls&gt;&lt;electronic-resource-num&gt;https://doi.org/10.1016/j.biosystemseng.2023.10.010&lt;/electronic-resource-num&gt;&lt;/record&gt;&lt;/Cite&gt;&lt;/EndNote&gt;</w:instrText>
      </w:r>
      <w:r w:rsidR="00D638A3">
        <w:rPr>
          <w:highlight w:val="yellow"/>
        </w:rPr>
        <w:fldChar w:fldCharType="separate"/>
      </w:r>
      <w:r w:rsidR="00D638A3">
        <w:rPr>
          <w:noProof/>
          <w:highlight w:val="yellow"/>
        </w:rPr>
        <w:t>[16]</w:t>
      </w:r>
      <w:r w:rsidR="00D638A3">
        <w:rPr>
          <w:highlight w:val="yellow"/>
        </w:rPr>
        <w:fldChar w:fldCharType="end"/>
      </w:r>
      <w:r>
        <w:rPr>
          <w:highlight w:val="yellow"/>
        </w:rPr>
        <w:t xml:space="preserve"> and consistently across grazing and controlled environments </w:t>
      </w:r>
      <w:r w:rsidR="00D638A3">
        <w:rPr>
          <w:highlight w:val="yellow"/>
        </w:rPr>
        <w:fldChar w:fldCharType="begin"/>
      </w:r>
      <w:r w:rsidR="00D638A3">
        <w:rPr>
          <w:highlight w:val="yellow"/>
        </w:rPr>
        <w:instrText xml:space="preserve"> ADDIN EN.CITE &lt;EndNote&gt;&lt;Cite&gt;&lt;Author&gt;Wahinya&lt;/Author&gt;&lt;Year&gt;2022&lt;/Year&gt;&lt;RecNum&gt;281&lt;/RecNum&gt;&lt;DisplayText&gt;[11]&lt;/DisplayText&gt;&lt;record&gt;&lt;rec-number&gt;281&lt;/rec-number&gt;&lt;foreign-keys&gt;&lt;key app="EN" db-id="waxwzprpds5f9des5zdxa55jzsppx55fpw20" timestamp="1791219341"&gt;281&lt;/key&gt;&lt;/foreign-keys&gt;&lt;ref-type name="Journal Article"&gt;17&lt;/ref-type&gt;&lt;contributors&gt;&lt;authors&gt;&lt;author&gt;Wahinya, P. K.&lt;/author&gt;&lt;author&gt;Oddy, V. H.&lt;/author&gt;&lt;author&gt;Dominik, S.&lt;/author&gt;&lt;author&gt;Brown, D. J.&lt;/author&gt;&lt;author&gt;Macleay, C. A.&lt;/author&gt;&lt;author&gt;Paganoni, B.&lt;/author&gt;&lt;author&gt;Thompson, A. N.&lt;/author&gt;&lt;author&gt;Donaldson, A. J.&lt;/author&gt;&lt;author&gt;Austin, K.&lt;/author&gt;&lt;author&gt;Cameron, M.&lt;/author&gt;&lt;author&gt;van der Werf, J. H. J.&lt;/author&gt;&lt;/authors&gt;&lt;/contributors&gt;&lt;titles&gt;&lt;title&gt;Genetic parameters for methane emissions in Australian sheep measured in portable accumulation chambers in grazing and controlled environments&lt;/title&gt;&lt;secondary-title&gt;Animal Production Science&lt;/secondary-title&gt;&lt;/titles&gt;&lt;periodical&gt;&lt;full-title&gt;Animal Production Science&lt;/full-title&gt;&lt;/periodical&gt;&lt;pages&gt;818-827&lt;/pages&gt;&lt;volume&gt;62&lt;/volume&gt;&lt;number&gt;9&lt;/number&gt;&lt;dates&gt;&lt;year&gt;2022&lt;/year&gt;&lt;/dates&gt;&lt;isbn&gt;1836-0939&lt;/isbn&gt;&lt;urls&gt;&lt;related-urls&gt;&lt;url&gt;https://doi.org/10.1071/AN21270&lt;/url&gt;&lt;/related-urls&gt;&lt;/urls&gt;&lt;electronic-resource-num&gt;10.1071/an21270&lt;/electronic-resource-num&gt;&lt;access-date&gt;10/5/2026&lt;/access-date&gt;&lt;/record&gt;&lt;/Cite&gt;&lt;/EndNote&gt;</w:instrText>
      </w:r>
      <w:r w:rsidR="00D638A3">
        <w:rPr>
          <w:highlight w:val="yellow"/>
        </w:rPr>
        <w:fldChar w:fldCharType="separate"/>
      </w:r>
      <w:r w:rsidR="00D638A3">
        <w:rPr>
          <w:noProof/>
          <w:highlight w:val="yellow"/>
        </w:rPr>
        <w:t>[11]</w:t>
      </w:r>
      <w:r w:rsidR="00D638A3">
        <w:rPr>
          <w:highlight w:val="yellow"/>
        </w:rPr>
        <w:fldChar w:fldCharType="end"/>
      </w:r>
      <w:r>
        <w:rPr>
          <w:highlight w:val="yellow"/>
        </w:rPr>
        <w:t>, which is what genetic selection requires.</w:t>
      </w:r>
      <w:r>
        <w:t xml:space="preserve"> Methane production has also been shown to have strong (positive) genetic and phenotypic correlations with key production traits </w:t>
      </w:r>
      <w:r>
        <w:lastRenderedPageBreak/>
        <w:t xml:space="preserve">such as body weight, growth, and feed intake </w:t>
      </w:r>
      <w:r w:rsidR="00D638A3">
        <w:fldChar w:fldCharType="begin">
          <w:fldData xml:space="preserve">PEVuZE5vdGU+PENpdGU+PEF1dGhvcj5SeWFuPC9BdXRob3I+PFllYXI+MjAyNTwvWWVhcj48UmVj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</w:fldData>
        </w:fldChar>
      </w:r>
      <w:r w:rsidR="00D638A3">
        <w:instrText xml:space="preserve"> ADDIN EN.CITE </w:instrText>
      </w:r>
      <w:r w:rsidR="00D638A3">
        <w:fldChar w:fldCharType="begin">
          <w:fldData xml:space="preserve">PEVuZE5vdGU+PENpdGU+PEF1dGhvcj5SeWFuPC9BdXRob3I+PFllYXI+MjAyNTwvWWVhcj48UmVj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</w:fldData>
        </w:fldChar>
      </w:r>
      <w:r w:rsidR="00D638A3">
        <w:instrText xml:space="preserve"> ADDIN EN.CITE.DATA </w:instrText>
      </w:r>
      <w:r w:rsidR="00D638A3">
        <w:fldChar w:fldCharType="end"/>
      </w:r>
      <w:r w:rsidR="00D638A3">
        <w:fldChar w:fldCharType="separate"/>
      </w:r>
      <w:r w:rsidR="00D638A3">
        <w:rPr>
          <w:noProof/>
        </w:rPr>
        <w:t>[7, 17-19]</w:t>
      </w:r>
      <w:r w:rsidR="00D638A3">
        <w:fldChar w:fldCharType="end"/>
      </w:r>
      <w:r>
        <w:t>. As a result, direct selection for reduced absolute methane emissions risks inadvertently constraining animal performance.</w:t>
      </w:r>
    </w:p>
    <w:p w14:paraId="0E0E6B38" w14:textId="11C2430B" w:rsidR="003F1339" w:rsidRDefault="006319A3">
      <w:pPr>
        <w:jc w:val="both"/>
      </w:pPr>
      <w:r>
        <w:t xml:space="preserve">The development of alternative methane trait definitions allows emissions to be quantified in a way that is less directly tied to an animal's body size and </w:t>
      </w:r>
      <w:commentRangeStart w:id="3"/>
      <w:r>
        <w:t>growth</w:t>
      </w:r>
      <w:commentRangeEnd w:id="3"/>
      <w:r w:rsidR="00544E36">
        <w:rPr>
          <w:rStyle w:val="CommentReference"/>
          <w:sz w:val="24"/>
          <w:szCs w:val="22"/>
        </w:rPr>
        <w:commentReference w:id="3"/>
      </w:r>
      <w:r>
        <w:t xml:space="preserve">. Traits such as methane intensity, methane yield, and residual methane express emissions relative to an animal's metabolic demands or level of performance </w:t>
      </w:r>
      <w:r w:rsidR="00D638A3">
        <w:fldChar w:fldCharType="begin">
          <w:fldData xml:space="preserve">PEVuZE5vdGU+PENpdGU+PEF1dGhvcj5Dcm93bGV5PC9BdXRob3I+PFllYXI+MjAyNDwvWWVhcj48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</w:fldData>
        </w:fldChar>
      </w:r>
      <w:r w:rsidR="00D638A3">
        <w:instrText xml:space="preserve"> ADDIN EN.CITE </w:instrText>
      </w:r>
      <w:r w:rsidR="00D638A3">
        <w:fldChar w:fldCharType="begin">
          <w:fldData xml:space="preserve">PEVuZE5vdGU+PENpdGU+PEF1dGhvcj5Dcm93bGV5PC9BdXRob3I+PFllYXI+MjAyNDwvWWVhcj48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</w:fldData>
        </w:fldChar>
      </w:r>
      <w:r w:rsidR="00D638A3">
        <w:instrText xml:space="preserve"> ADDIN EN.CITE.DATA </w:instrText>
      </w:r>
      <w:r w:rsidR="00D638A3">
        <w:fldChar w:fldCharType="end"/>
      </w:r>
      <w:r w:rsidR="00D638A3">
        <w:fldChar w:fldCharType="separate"/>
      </w:r>
      <w:r w:rsidR="00D638A3">
        <w:rPr>
          <w:noProof/>
        </w:rPr>
        <w:t>[18, 20]</w:t>
      </w:r>
      <w:r w:rsidR="00D638A3">
        <w:fldChar w:fldCharType="end"/>
      </w:r>
      <w:r>
        <w:t xml:space="preserve">. These traits can identify animals that emit less methane than expected for their level of productivity and have therefore been proposed as a potential means of mitigating unfavourable genetic correlations between methane production and key production traits </w:t>
      </w:r>
      <w:r w:rsidR="00D638A3">
        <w:fldChar w:fldCharType="begin">
          <w:fldData xml:space="preserve">PEVuZE5vdGU+PENpdGU+PEF1dGhvcj5NYW56YW5pbGxhLVBlY2g8L0F1dGhvcj48WWVhcj4yMDIy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</w:fldData>
        </w:fldChar>
      </w:r>
      <w:r w:rsidR="00D638A3">
        <w:instrText xml:space="preserve"> ADDIN EN.CITE </w:instrText>
      </w:r>
      <w:r w:rsidR="00D638A3">
        <w:fldChar w:fldCharType="begin">
          <w:fldData xml:space="preserve">PEVuZE5vdGU+PENpdGU+PEF1dGhvcj5NYW56YW5pbGxhLVBlY2g8L0F1dGhvcj48WWVhcj4yMDIy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</w:fldData>
        </w:fldChar>
      </w:r>
      <w:r w:rsidR="00D638A3">
        <w:instrText xml:space="preserve"> ADDIN EN.CITE.DATA </w:instrText>
      </w:r>
      <w:r w:rsidR="00D638A3">
        <w:fldChar w:fldCharType="end"/>
      </w:r>
      <w:r w:rsidR="00D638A3">
        <w:fldChar w:fldCharType="separate"/>
      </w:r>
      <w:r w:rsidR="00D638A3">
        <w:rPr>
          <w:noProof/>
        </w:rPr>
        <w:t>[21, 22]</w:t>
      </w:r>
      <w:r w:rsidR="00D638A3">
        <w:fldChar w:fldCharType="end"/>
      </w:r>
      <w:r>
        <w:t xml:space="preserve">. Phenotypic analyses have shown that these alternative methane metrics can differ substantially in their relationships with production traits and with each other </w:t>
      </w:r>
      <w:r w:rsidR="00D638A3">
        <w:fldChar w:fldCharType="begin"/>
      </w:r>
      <w:r w:rsidR="00D638A3">
        <w:instrText xml:space="preserve"> ADDIN EN.CITE &lt;EndNote&gt;&lt;Cite&gt;&lt;Author&gt;Kelly&lt;/Author&gt;&lt;Year&gt;2026&lt;/Year&gt;&lt;RecNum&gt;187&lt;/RecNum&gt;&lt;DisplayText&gt;[23]&lt;/DisplayText&gt;&lt;record&gt;&lt;rec-number&gt;187&lt;/rec-number&gt;&lt;foreign-keys&gt;&lt;key app="EN" db-id="waxwzprpds5f9des5zdxa55jzsppx55fpw20" timestamp="1778251468"&gt;187&lt;/key&gt;&lt;/foreign-keys&gt;&lt;ref-type name="Journal Article"&gt;17&lt;/ref-type&gt;&lt;contributors&gt;&lt;authors&gt;&lt;author&gt;Kelly, Dermot J&lt;/author&gt;&lt;author&gt;McHugh, Nóirín&lt;/author&gt;&lt;author&gt;Purfield, Deirdre&lt;/author&gt;&lt;author&gt;McCarron, Patrick&lt;/author&gt;&lt;author&gt;Pabiou, Thierry&lt;/author&gt;&lt;author&gt;Murphy, Craig&lt;/author&gt;&lt;author&gt;McGovern, Fiona&lt;/author&gt;&lt;/authors&gt;&lt;/contributors&gt;&lt;titles&gt;&lt;title&gt;Assessing alternative metrics of methane output measured in a multi-breed, pasture-based sheep population&lt;/title&gt;&lt;secondary-title&gt;Journal of Animal Science&lt;/secondary-title&gt;&lt;/titles&gt;&lt;periodical&gt;&lt;full-title&gt;Journal of Animal Science&lt;/full-title&gt;&lt;/periodical&gt;&lt;pages&gt;skag145&lt;/pages&gt;&lt;volume&gt;104&lt;/volume&gt;&lt;dates&gt;&lt;year&gt;2026&lt;/year&gt;&lt;/dates&gt;&lt;isbn&gt;1525-3163&lt;/isbn&gt;&lt;urls&gt;&lt;related-urls&gt;&lt;url&gt;https://doi.org/10.1093/jas/skag145&lt;/url&gt;&lt;/related-urls&gt;&lt;/urls&gt;&lt;custom1&gt;skag145&lt;/custom1&gt;&lt;electronic-resource-num&gt;10.1093/jas/skag145&lt;/electronic-resource-num&gt;&lt;access-date&gt;5/8/2026&lt;/access-date&gt;&lt;/record&gt;&lt;/Cite&gt;&lt;/EndNote&gt;</w:instrText>
      </w:r>
      <w:r w:rsidR="00D638A3">
        <w:fldChar w:fldCharType="separate"/>
      </w:r>
      <w:r w:rsidR="00D638A3">
        <w:rPr>
          <w:noProof/>
        </w:rPr>
        <w:t>[23]</w:t>
      </w:r>
      <w:r w:rsidR="00D638A3">
        <w:fldChar w:fldCharType="end"/>
      </w:r>
      <w:r>
        <w:t xml:space="preserve">. Both ratio and residual methane traits present known theoretical limitations, and, as noted by Lassen and Difford </w:t>
      </w:r>
      <w:r w:rsidR="00D638A3">
        <w:fldChar w:fldCharType="begin"/>
      </w:r>
      <w:r w:rsidR="00D638A3">
        <w:instrText xml:space="preserve"> ADDIN EN.CITE &lt;EndNote&gt;&lt;Cite&gt;&lt;Author&gt;Lassen&lt;/Author&gt;&lt;Year&gt;2020&lt;/Year&gt;&lt;RecNum&gt;175&lt;/RecNum&gt;&lt;DisplayText&gt;[24]&lt;/DisplayText&gt;&lt;record&gt;&lt;rec-number&gt;175&lt;/rec-number&gt;&lt;foreign-keys&gt;&lt;key app="EN" db-id="waxwzprpds5f9des5zdxa55jzsppx55fpw20" timestamp="1774277928"&gt;175&lt;/key&gt;&lt;/foreign-keys&gt;&lt;ref-type name="Journal Article"&gt;17&lt;/ref-type&gt;&lt;contributors&gt;&lt;authors&gt;&lt;author&gt;Lassen, J.&lt;/author&gt;&lt;author&gt;Difford, G. F.&lt;/author&gt;&lt;/authors&gt;&lt;/contributors&gt;&lt;titles&gt;&lt;title&gt;Review: Genetic and genomic selection as a methane mitigation strategy in dairy cattle&lt;/title&gt;&lt;secondary-title&gt;Animal&lt;/secondary-title&gt;&lt;/titles&gt;&lt;periodical&gt;&lt;full-title&gt;Animal&lt;/full-title&gt;&lt;/periodical&gt;&lt;pages&gt;s473-s483&lt;/pages&gt;&lt;volume&gt;14&lt;/volume&gt;&lt;keywords&gt;&lt;keyword&gt;emission&lt;/keyword&gt;&lt;keyword&gt;heritability&lt;/keyword&gt;&lt;keyword&gt;breeding&lt;/keyword&gt;&lt;keyword&gt;mitigation&lt;/keyword&gt;&lt;keyword&gt;gene&lt;/keyword&gt;&lt;/keywords&gt;&lt;dates&gt;&lt;year&gt;2020&lt;/year&gt;&lt;pub-dates&gt;&lt;date&gt;2020/01/01/&lt;/date&gt;&lt;/pub-dates&gt;&lt;/dates&gt;&lt;isbn&gt;1751-7311&lt;/isbn&gt;&lt;urls&gt;&lt;related-urls&gt;&lt;url&gt;https://www.sciencedirect.com/science/article/pii/S1751731120001561&lt;/url&gt;&lt;/related-urls&gt;&lt;/urls&gt;&lt;electronic-resource-num&gt;https://doi.org/10.1017/S1751731120001561&lt;/electronic-resource-num&gt;&lt;/record&gt;&lt;/Cite&gt;&lt;/EndNote&gt;</w:instrText>
      </w:r>
      <w:r w:rsidR="00D638A3">
        <w:fldChar w:fldCharType="separate"/>
      </w:r>
      <w:r w:rsidR="00D638A3">
        <w:rPr>
          <w:noProof/>
        </w:rPr>
        <w:t>[24]</w:t>
      </w:r>
      <w:r w:rsidR="00D638A3">
        <w:fldChar w:fldCharType="end"/>
      </w:r>
      <w:r>
        <w:t>, the genetic parameters</w:t>
      </w:r>
      <w:r w:rsidR="00031818">
        <w:t xml:space="preserve"> and responses to selection</w:t>
      </w:r>
      <w:r>
        <w:t xml:space="preserve"> of these alternative definitions remain underexplored. The present study therefore estimates genetic parameters for alternative methane traits in sheep, including their relationships with each other and with key production traits, and explores how they respond to selection.</w:t>
      </w:r>
    </w:p>
    <w:p w14:paraId="5A33FF0F" w14:textId="77777777" w:rsidR="003F1339" w:rsidRDefault="006319A3">
      <w:r>
        <w:rPr>
          <w:b/>
          <w:sz w:val="36"/>
        </w:rPr>
        <w:t>Methods</w:t>
      </w:r>
    </w:p>
    <w:p w14:paraId="17CCD9BD" w14:textId="77777777" w:rsidR="003F1339" w:rsidRDefault="006319A3">
      <w:pPr>
        <w:pStyle w:val="Subheadings"/>
        <w:jc w:val="both"/>
      </w:pPr>
      <w:r>
        <w:rPr>
          <w:b w:val="0"/>
        </w:rPr>
        <w:t>Gaseous emissions data</w:t>
      </w:r>
    </w:p>
    <w:p w14:paraId="28C9E1BB" w14:textId="78B89F40" w:rsidR="003F1339" w:rsidRDefault="006319A3">
      <w:pPr>
        <w:jc w:val="both"/>
      </w:pPr>
      <w:r>
        <w:t xml:space="preserve">A total of 16,535 methane measurements were obtained from 8,354 sheep across 132 research and commercial flocks in Ireland between 2019 and 2025. Methane measurements were recorded using PACs following the protocol described by O'Connor et al. </w:t>
      </w:r>
      <w:r w:rsidR="00D638A3">
        <w:fldChar w:fldCharType="begin"/>
      </w:r>
      <w:r w:rsidR="00D638A3">
        <w:instrText xml:space="preserve"> ADDIN EN.CITE &lt;EndNote&gt;&lt;Cite&gt;&lt;Author&gt;O&amp;apos;Connor&lt;/Author&gt;&lt;Year&gt;2021&lt;/Year&gt;&lt;RecNum&gt;23&lt;/RecNum&gt;&lt;DisplayText&gt;[25]&lt;/DisplayText&gt;&lt;record&gt;&lt;rec-number&gt;23&lt;/rec-number&gt;&lt;foreign-keys&gt;&lt;key app="EN" db-id="waxwzprpds5f9des5zdxa55jzsppx55fpw20" timestamp="1730202801"&gt;23&lt;/key&gt;&lt;/foreign-keys&gt;&lt;ref-type name="Journal Article"&gt;17&lt;/ref-type&gt;&lt;contributors&gt;&lt;authors&gt;&lt;author&gt;O&amp;apos;Connor, E.&lt;/author&gt;&lt;author&gt;McGovern, F. M.&lt;/author&gt;&lt;author&gt;Byrne, D. T.&lt;/author&gt;&lt;author&gt;Boland, T. M.&lt;/author&gt;&lt;author&gt;Dunne, E.&lt;/author&gt;&lt;author&gt;McHugh, N.&lt;/author&gt;&lt;/authors&gt;&lt;/contributors&gt;&lt;auth-address&gt;Animal and Grassland Research and Innovation Centre, Teagasc, Athenry, Co. Galway, Ireland.&amp;#xD;School of Agriculture and Food Science, University College Dublin, Belfield, Dublin 4, Ireland.&amp;#xD;Animal and Grassland Research and Innovation Centre, Teagasc, Moorepark, Fermoy, Co. Cork, Ireland.&lt;/auth-address&gt;&lt;titles&gt;&lt;title&gt;Repeatability of gaseous measurements across consecutive days in sheep using portable accumulation chambers&lt;/title&gt;&lt;secondary-title&gt;J Anim Sci&lt;/secondary-title&gt;&lt;/titles&gt;&lt;periodical&gt;&lt;full-title&gt;J Anim Sci&lt;/full-title&gt;&lt;/periodical&gt;&lt;volume&gt;99&lt;/volume&gt;&lt;number&gt;11&lt;/number&gt;&lt;keywords&gt;&lt;keyword&gt;Animals&lt;/keyword&gt;&lt;keyword&gt;Carbon Dioxide&lt;/keyword&gt;&lt;keyword&gt;Female&lt;/keyword&gt;&lt;keyword&gt;*Methane&lt;/keyword&gt;&lt;keyword&gt;Ruminants&lt;/keyword&gt;&lt;keyword&gt;Sheep&lt;/keyword&gt;&lt;keyword&gt;*Silage&lt;/keyword&gt;&lt;keyword&gt;methane emissions&lt;/keyword&gt;&lt;keyword&gt;portable accumulation chambers&lt;/keyword&gt;&lt;keyword&gt;repeatability&lt;/keyword&gt;&lt;/keywords&gt;&lt;dates&gt;&lt;year&gt;2021&lt;/year&gt;&lt;pub-dates&gt;&lt;date&gt;Nov 1&lt;/date&gt;&lt;/pub-dates&gt;&lt;/dates&gt;&lt;isbn&gt;0021-8812 (Print)&amp;#xD;0021-8812&lt;/isbn&gt;&lt;accession-num&gt;34637520&lt;/accession-num&gt;&lt;urls&gt;&lt;/urls&gt;&lt;custom2&gt;PMC8782229&lt;/custom2&gt;&lt;electronic-resource-num&gt;10.1093/jas/skab288&lt;/electronic-resource-num&gt;&lt;remote-database-provider&gt;NLM&lt;/remote-database-provider&gt;&lt;language&gt;eng&lt;/language&gt;&lt;/record&gt;&lt;/Cite&gt;&lt;/EndNote&gt;</w:instrText>
      </w:r>
      <w:r w:rsidR="00D638A3">
        <w:fldChar w:fldCharType="separate"/>
      </w:r>
      <w:r w:rsidR="00D638A3">
        <w:rPr>
          <w:noProof/>
        </w:rPr>
        <w:t>[25]</w:t>
      </w:r>
      <w:r w:rsidR="00D638A3">
        <w:fldChar w:fldCharType="end"/>
      </w:r>
      <w:r>
        <w:t xml:space="preserve">. Animals were removed from feed at least one hour prior to measurement. Each animal was then randomly assigned to one of twelve PAC units. Once the chamber was sealed, gas concentrations were measured at entry and again after a 50-minute accumulation period using an RKI Eagle 2 gas monitor (Weatherall Equipment and Instruments Ltd., UK). Concentration changes for </w:t>
      </w:r>
      <w:r>
        <w:lastRenderedPageBreak/>
        <w:t>methane (CH₄) and carbon dioxide (CO₂) were converted to daily output (g day⁻¹) using chamber-specific calibration equations.</w:t>
      </w:r>
    </w:p>
    <w:p w14:paraId="63E59401" w14:textId="77777777" w:rsidR="003F1339" w:rsidRDefault="006319A3">
      <w:pPr>
        <w:jc w:val="both"/>
      </w:pPr>
      <w:r>
        <w:t>Methane (g day⁻¹) and carbon dioxide production (g day⁻¹) measurements were first screened for outliers using a 1.5 × interquartile range criterion applied separately to both gases (n = 511 (3.09%) gaseous records removed). All gaseous records were assigned to a contemporary group of date of measurement, flock, and PAC measurement group (i.e., the same 12 animals measured at the same time-point). Only contemporary groups with at least 5 animals were retained, leaving 15,869 records from 8,185 animals.</w:t>
      </w:r>
    </w:p>
    <w:p w14:paraId="796BD8BB" w14:textId="77777777" w:rsidR="003F1339" w:rsidRDefault="006319A3">
      <w:pPr>
        <w:jc w:val="both"/>
      </w:pPr>
      <w:r>
        <w:t>Measurements were collected across multiple physiological stages, including lambs (both sexes, 63 to 365 days of age; 5,564 records from 3,034 animals), hoggets (nulliparous females aged 365 to 600 days; 1,812 records from 1,271 animals), and mature ewes (females with a recorded lambing event aged 431 days to 10.5 years; 7,828 records from 4,327 animals). A total of 25.40% of animals had multiple methane records both within or across physiological stages.</w:t>
      </w:r>
    </w:p>
    <w:p w14:paraId="39666D21" w14:textId="77777777" w:rsidR="003F1339" w:rsidRDefault="006319A3">
      <w:pPr>
        <w:pStyle w:val="Subheadings"/>
        <w:jc w:val="both"/>
      </w:pPr>
      <w:r>
        <w:rPr>
          <w:b w:val="0"/>
        </w:rPr>
        <w:t>Additional phenotypic data</w:t>
      </w:r>
    </w:p>
    <w:p w14:paraId="297553BF" w14:textId="77777777" w:rsidR="003F1339" w:rsidRDefault="006319A3">
      <w:pPr>
        <w:jc w:val="both"/>
      </w:pPr>
      <w:r>
        <w:t>Additional phenotypic measurements were available for animals with methane records; these included live weight, average daily gain (ADG), muscle mass, and rumen volume, and were used to derive alternative methane traits.</w:t>
      </w:r>
    </w:p>
    <w:p w14:paraId="151A882D" w14:textId="77777777" w:rsidR="003F1339" w:rsidRDefault="006319A3">
      <w:pPr>
        <w:pStyle w:val="Sub-subheading"/>
      </w:pPr>
      <w:r>
        <w:t>Live weight</w:t>
      </w:r>
    </w:p>
    <w:p w14:paraId="35E6EC42" w14:textId="77777777" w:rsidR="003F1339" w:rsidRDefault="006319A3">
      <w:pPr>
        <w:jc w:val="both"/>
      </w:pPr>
      <w:r>
        <w:t>Live weight was recorded immediately prior to PAC measurement using a Prattley electronic weighing scale (O'Donovan Engineering Co. Ltd., Cork, Ireland) and was subjected to outlier removal (1.5 × interquartile range criterion). Metabolic body weight (live weight⁰·⁷⁵) was also derived for each animal. A total of 15,638 records from 8,002 animals were available for analysis.</w:t>
      </w:r>
    </w:p>
    <w:p w14:paraId="77026582" w14:textId="77777777" w:rsidR="003F1339" w:rsidRDefault="006319A3">
      <w:pPr>
        <w:pStyle w:val="Sub-subheading"/>
      </w:pPr>
      <w:r>
        <w:t>Average daily gain</w:t>
      </w:r>
    </w:p>
    <w:p w14:paraId="31FD1BA5" w14:textId="77777777" w:rsidR="003F1339" w:rsidRDefault="006319A3">
      <w:pPr>
        <w:jc w:val="both"/>
      </w:pPr>
      <w:r>
        <w:lastRenderedPageBreak/>
        <w:t>Average daily gain was derived for growing animals only (i.e. animals &lt;660 days of age). All individual animal live weight records were obtained from the national sheep database operated by Sheep Ireland. For each methane measurement, live weights recorded within ±120 days of the PAC measurement date were considered. Average daily gain surrounding each methane measurement was estimated by fitting a linear regression of live weight on age in days, with the regression slope retained as the estimate of ADG (kg day⁻¹). A total of 4,316 ADG estimates were available from 2,658 growing animals after outlier removal (1.5 × interquartile range criterion).</w:t>
      </w:r>
    </w:p>
    <w:p w14:paraId="561A66AD" w14:textId="77777777" w:rsidR="003F1339" w:rsidRDefault="006319A3">
      <w:pPr>
        <w:pStyle w:val="Sub-subheading"/>
      </w:pPr>
      <w:r>
        <w:t>Rumen volume and muscle mass</w:t>
      </w:r>
    </w:p>
    <w:p w14:paraId="4DE1DD9A" w14:textId="4BF7683E" w:rsidR="003F1339" w:rsidRDefault="006319A3">
      <w:pPr>
        <w:jc w:val="both"/>
      </w:pPr>
      <w:r>
        <w:t xml:space="preserve">Individual animal computed tomography (CT) scan measurements taken within ±3 days of methane measurement were also available on a subset of animals. Computed tomography provides </w:t>
      </w:r>
      <w:r w:rsidRPr="00451B77">
        <w:rPr>
          <w:i/>
          <w:iCs/>
          <w:rPrChange w:id="4" w:author="Fiona McGovern" w:date="2026-10-25T12:13:00Z" w16du:dateUtc="2026-10-25T12:13:00Z">
            <w:rPr/>
          </w:rPrChange>
        </w:rPr>
        <w:t>in vivo</w:t>
      </w:r>
      <w:r>
        <w:t xml:space="preserve"> estimates of carcass tissue composition by classifying pixels in cross-sectional X-ray images according to their density, allowing fat, muscle and bone tissues to be quantified non-invasively as described by Clelland et al. </w:t>
      </w:r>
      <w:r w:rsidR="00D638A3">
        <w:fldChar w:fldCharType="begin"/>
      </w:r>
      <w:r w:rsidR="00D638A3">
        <w:instrText xml:space="preserve"> ADDIN EN.CITE &lt;EndNote&gt;&lt;Cite&gt;&lt;Author&gt;Clelland&lt;/Author&gt;&lt;Year&gt;2014&lt;/Year&gt;&lt;RecNum&gt;75&lt;/RecNum&gt;&lt;DisplayText&gt;[26]&lt;/DisplayText&gt;&lt;record&gt;&lt;rec-number&gt;75&lt;/rec-number&gt;&lt;foreign-keys&gt;&lt;key app="EN" db-id="waxwzprpds5f9des5zdxa55jzsppx55fpw20" timestamp="1740653805"&gt;75&lt;/key&gt;&lt;/foreign-keys&gt;&lt;ref-type name="Journal Article"&gt;17&lt;/ref-type&gt;&lt;contributors&gt;&lt;authors&gt;&lt;author&gt;Clelland, N.&lt;/author&gt;&lt;author&gt;Bunger, L.&lt;/author&gt;&lt;author&gt;McLean, K. A.&lt;/author&gt;&lt;author&gt;Conington, J.&lt;/author&gt;&lt;author&gt;Maltin, C.&lt;/author&gt;&lt;author&gt;Knott, S.&lt;/author&gt;&lt;author&gt;Lambe, N. R.&lt;/author&gt;&lt;/authors&gt;&lt;/contributors&gt;&lt;titles&gt;&lt;title&gt;Prediction of intramuscular fat levels in Texel lamb loins using X-ray computed tomography scanning&lt;/title&gt;&lt;secondary-title&gt;Meat Science&lt;/secondary-title&gt;&lt;/titles&gt;&lt;periodical&gt;&lt;full-title&gt;Meat Science&lt;/full-title&gt;&lt;/periodical&gt;&lt;pages&gt;263-271&lt;/pages&gt;&lt;volume&gt;98&lt;/volume&gt;&lt;number&gt;2&lt;/number&gt;&lt;keywords&gt;&lt;keyword&gt;X-ray computed tomography&lt;/keyword&gt;&lt;keyword&gt;Lamb&lt;/keyword&gt;&lt;keyword&gt;Meat quality&lt;/keyword&gt;&lt;keyword&gt;Intramuscular fat&lt;/keyword&gt;&lt;/keywords&gt;&lt;dates&gt;&lt;year&gt;2014&lt;/year&gt;&lt;pub-dates&gt;&lt;date&gt;2014/10/01/&lt;/date&gt;&lt;/pub-dates&gt;&lt;/dates&gt;&lt;isbn&gt;0309-1740&lt;/isbn&gt;&lt;urls&gt;&lt;related-urls&gt;&lt;url&gt;https://www.sciencedirect.com/science/article/pii/S0309174014001727&lt;/url&gt;&lt;/related-urls&gt;&lt;/urls&gt;&lt;electronic-resource-num&gt;https://doi.org/10.1016/j.meatsci.2014.06.004&lt;/electronic-resource-num&gt;&lt;/record&gt;&lt;/Cite&gt;&lt;/EndNote&gt;</w:instrText>
      </w:r>
      <w:r w:rsidR="00D638A3">
        <w:fldChar w:fldCharType="separate"/>
      </w:r>
      <w:r w:rsidR="00D638A3">
        <w:rPr>
          <w:noProof/>
        </w:rPr>
        <w:t>[26]</w:t>
      </w:r>
      <w:r w:rsidR="00D638A3">
        <w:fldChar w:fldCharType="end"/>
      </w:r>
      <w:r>
        <w:t>. From these scans, estimates of rumen volume (litres) and muscle mass (kg) were available. Following outlier screening (1.5 × interquartile range criterion), 766 CT measurements were available for both rumen volume (746 animals) and muscle mass (751 animals).</w:t>
      </w:r>
    </w:p>
    <w:p w14:paraId="6CFF4638" w14:textId="77777777" w:rsidR="003F1339" w:rsidRDefault="006319A3">
      <w:pPr>
        <w:pStyle w:val="Sub-subheading"/>
      </w:pPr>
      <w:r>
        <w:t>Additional data</w:t>
      </w:r>
    </w:p>
    <w:p w14:paraId="1835B40E" w14:textId="197ADC1C" w:rsidR="003F1339" w:rsidRDefault="006319A3">
      <w:pPr>
        <w:jc w:val="both"/>
      </w:pPr>
      <w:r>
        <w:t xml:space="preserve">Auxiliary data relating to animal age, breed composition, animal heterosis and recombination loss, and birth and rearing type were also available. The breed proportion of each animal for the six breeds with the greatest number of methane phenotypes (i.e., Belclare, Charolais, Cheviot, Suffolk, Lleyn, and Texel) was also calculated, together with the combined proportion of all other or unknown breeds. The general heterosis and recombination loss coefficients for each animal were also included </w:t>
      </w:r>
      <w:r w:rsidR="00D638A3">
        <w:fldChar w:fldCharType="begin">
          <w:fldData xml:space="preserve">PEVuZE5vdGU+PENpdGU+PEF1dGhvcj5WYW5SYWRlbjwvQXV0aG9yPjxZZWFyPjE5OTI8L1llYXI+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</w:fldData>
        </w:fldChar>
      </w:r>
      <w:r w:rsidR="00D638A3">
        <w:instrText xml:space="preserve"> ADDIN EN.CITE </w:instrText>
      </w:r>
      <w:r w:rsidR="00D638A3">
        <w:fldChar w:fldCharType="begin">
          <w:fldData xml:space="preserve">PEVuZE5vdGU+PENpdGU+PEF1dGhvcj5WYW5SYWRlbjwvQXV0aG9yPjxZZWFyPjE5OTI8L1llYXI+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</w:fldData>
        </w:fldChar>
      </w:r>
      <w:r w:rsidR="00D638A3">
        <w:instrText xml:space="preserve"> ADDIN EN.CITE.DATA </w:instrText>
      </w:r>
      <w:r w:rsidR="00D638A3">
        <w:fldChar w:fldCharType="end"/>
      </w:r>
      <w:r w:rsidR="00D638A3">
        <w:fldChar w:fldCharType="separate"/>
      </w:r>
      <w:r w:rsidR="00D638A3">
        <w:rPr>
          <w:noProof/>
        </w:rPr>
        <w:t>[27, 28]</w:t>
      </w:r>
      <w:r w:rsidR="00D638A3">
        <w:fldChar w:fldCharType="end"/>
      </w:r>
      <w:r>
        <w:t>:</w:t>
      </w:r>
    </w:p>
    <w:p w14:paraId="5F492B2A" w14:textId="77777777" w:rsidR="003F1339" w:rsidRDefault="006319A3">
      <w:pPr>
        <w:jc w:val="center"/>
      </w:pPr>
      <w:r>
        <w:rPr>
          <w:i/>
          <w:sz w:val="23"/>
        </w:rPr>
        <w:t>het = 1 − Σ</w:t>
      </w:r>
      <w:r>
        <w:rPr>
          <w:i/>
          <w:sz w:val="23"/>
          <w:vertAlign w:val="subscript"/>
        </w:rPr>
        <w:t>i=1</w:t>
      </w:r>
      <w:r>
        <w:rPr>
          <w:i/>
          <w:sz w:val="23"/>
          <w:vertAlign w:val="superscript"/>
        </w:rPr>
        <w:t>n</w:t>
      </w:r>
      <w:r>
        <w:rPr>
          <w:i/>
          <w:sz w:val="23"/>
        </w:rPr>
        <w:t xml:space="preserve"> sire</w:t>
      </w:r>
      <w:r>
        <w:rPr>
          <w:i/>
          <w:sz w:val="23"/>
          <w:vertAlign w:val="subscript"/>
        </w:rPr>
        <w:t>i</w:t>
      </w:r>
      <w:r>
        <w:rPr>
          <w:i/>
          <w:sz w:val="23"/>
        </w:rPr>
        <w:t xml:space="preserve"> × dam</w:t>
      </w:r>
      <w:r>
        <w:rPr>
          <w:i/>
          <w:sz w:val="23"/>
          <w:vertAlign w:val="subscript"/>
        </w:rPr>
        <w:t>i</w:t>
      </w:r>
    </w:p>
    <w:p w14:paraId="1509DF4C" w14:textId="77777777" w:rsidR="003F1339" w:rsidRDefault="006319A3">
      <w:pPr>
        <w:jc w:val="center"/>
      </w:pPr>
      <w:r>
        <w:rPr>
          <w:i/>
          <w:sz w:val="23"/>
        </w:rPr>
        <w:t>rec = 1 − Σ</w:t>
      </w:r>
      <w:r>
        <w:rPr>
          <w:i/>
          <w:sz w:val="23"/>
          <w:vertAlign w:val="subscript"/>
        </w:rPr>
        <w:t>i=1</w:t>
      </w:r>
      <w:r>
        <w:rPr>
          <w:i/>
          <w:sz w:val="23"/>
          <w:vertAlign w:val="superscript"/>
        </w:rPr>
        <w:t>n</w:t>
      </w:r>
      <w:r>
        <w:rPr>
          <w:i/>
          <w:sz w:val="23"/>
        </w:rPr>
        <w:t xml:space="preserve"> (sire</w:t>
      </w:r>
      <w:r>
        <w:rPr>
          <w:i/>
          <w:sz w:val="23"/>
          <w:vertAlign w:val="subscript"/>
        </w:rPr>
        <w:t>i</w:t>
      </w:r>
      <w:r>
        <w:rPr>
          <w:i/>
          <w:sz w:val="23"/>
          <w:vertAlign w:val="superscript"/>
        </w:rPr>
        <w:t>2</w:t>
      </w:r>
      <w:r>
        <w:rPr>
          <w:i/>
          <w:sz w:val="23"/>
        </w:rPr>
        <w:t xml:space="preserve"> + dam</w:t>
      </w:r>
      <w:r>
        <w:rPr>
          <w:i/>
          <w:sz w:val="23"/>
          <w:vertAlign w:val="subscript"/>
        </w:rPr>
        <w:t>i</w:t>
      </w:r>
      <w:r>
        <w:rPr>
          <w:i/>
          <w:sz w:val="23"/>
          <w:vertAlign w:val="superscript"/>
        </w:rPr>
        <w:t>2</w:t>
      </w:r>
      <w:r>
        <w:rPr>
          <w:i/>
          <w:sz w:val="23"/>
        </w:rPr>
        <w:t>) / 2</w:t>
      </w:r>
    </w:p>
    <w:p w14:paraId="36C835CF" w14:textId="77777777" w:rsidR="003F1339" w:rsidRDefault="006319A3">
      <w:pPr>
        <w:jc w:val="both"/>
      </w:pPr>
      <w:r>
        <w:lastRenderedPageBreak/>
        <w:t>where sireᵢ and damᵢ are the proportion of breed i in the sire and dam, respectively. For all growing animals the birth litter size (defined as whether the lamb was born as a single, twin, triplet or quadruplet), rearing litter size (defined as whether the lamb was reared as a single, twin or triplet), and dam parity (defined as 1, 2, 3, 4, 5, 6 or ≥7) were available. For ewes the birth and rearing type corresponding to the litter born to the ewe for the year of measurement were also available.</w:t>
      </w:r>
    </w:p>
    <w:p w14:paraId="39C51FD0" w14:textId="77777777" w:rsidR="003F1339" w:rsidRDefault="006319A3">
      <w:pPr>
        <w:pStyle w:val="Subheadings"/>
        <w:jc w:val="both"/>
      </w:pPr>
      <w:r>
        <w:rPr>
          <w:b w:val="0"/>
        </w:rPr>
        <w:t>Methane trait definitions</w:t>
      </w:r>
    </w:p>
    <w:p w14:paraId="5A6251B1" w14:textId="22CBF64A" w:rsidR="003F1339" w:rsidRDefault="006319A3">
      <w:pPr>
        <w:jc w:val="both"/>
      </w:pPr>
      <w:r>
        <w:t xml:space="preserve">A suite of methane and CO₂ traits was constructed (Table 1), comprising absolute gas traits (daily CH₄ and CO₂ production) and two groups of alternative methane traits: ratio-based traits and residual traits. </w:t>
      </w:r>
      <w:r>
        <w:rPr>
          <w:highlight w:val="yellow"/>
        </w:rPr>
        <w:t>In addition to daily (absolute) methane production (CH₄, g day⁻¹), a series of alternative methane traits were investigated</w:t>
      </w:r>
      <w:del w:id="5" w:author="Noirin McHugh" w:date="2026-10-23T10:24:00Z" w16du:dateUtc="2026-10-23T09:24:00Z">
        <w:r w:rsidR="001E647F" w:rsidDel="004B44A5">
          <w:rPr>
            <w:highlight w:val="yellow"/>
          </w:rPr>
          <w:delText xml:space="preserve"> (alternative meaning not </w:delText>
        </w:r>
        <w:r w:rsidR="00B21030" w:rsidDel="004B44A5">
          <w:rPr>
            <w:highlight w:val="yellow"/>
          </w:rPr>
          <w:delText>absolute or daily methane production)</w:delText>
        </w:r>
      </w:del>
      <w:r>
        <w:rPr>
          <w:highlight w:val="yellow"/>
        </w:rPr>
        <w:t>, including ratio traits, where CH₄ was divided by a production or physiological trait, and residual traits, where CH₄ was regressed on one or more of these traits.</w:t>
      </w:r>
    </w:p>
    <w:p w14:paraId="08E4D90F" w14:textId="77777777" w:rsidR="003F1339" w:rsidRDefault="006319A3">
      <w:pPr>
        <w:pStyle w:val="Sub-subheading"/>
      </w:pPr>
      <w:r>
        <w:t>Absolute Gas Production</w:t>
      </w:r>
    </w:p>
    <w:p w14:paraId="4E67BB30" w14:textId="77777777" w:rsidR="003F1339" w:rsidRDefault="006319A3">
      <w:pPr>
        <w:jc w:val="both"/>
      </w:pPr>
      <w:r>
        <w:t xml:space="preserve">Methane production (CH₄) measured in g day⁻¹ </w:t>
      </w:r>
      <w:r>
        <w:rPr>
          <w:highlight w:val="yellow"/>
        </w:rPr>
        <w:t xml:space="preserve">represented the total mass of enteric methane, </w:t>
      </w:r>
      <w:commentRangeStart w:id="6"/>
      <w:r>
        <w:rPr>
          <w:highlight w:val="yellow"/>
        </w:rPr>
        <w:t xml:space="preserve">released via eructation </w:t>
      </w:r>
      <w:commentRangeEnd w:id="6"/>
      <w:r w:rsidR="00451B77">
        <w:rPr>
          <w:rStyle w:val="CommentReference"/>
          <w:sz w:val="24"/>
          <w:szCs w:val="22"/>
          <w:highlight w:val="yellow"/>
        </w:rPr>
        <w:commentReference w:id="6"/>
      </w:r>
      <w:r>
        <w:rPr>
          <w:highlight w:val="yellow"/>
        </w:rPr>
        <w:t>during rumen fermentation,</w:t>
      </w:r>
      <w:r>
        <w:t xml:space="preserve"> emitted per animal per day as captured by PAC measurement. </w:t>
      </w:r>
      <w:r>
        <w:rPr>
          <w:highlight w:val="yellow"/>
        </w:rPr>
        <w:t>Carbon dioxide production (CO₂), measured concurrently on the same PAC record and also expressed in g day⁻¹, was also analysed.</w:t>
      </w:r>
    </w:p>
    <w:p w14:paraId="7C84F6C0" w14:textId="77777777" w:rsidR="003F1339" w:rsidRDefault="006319A3">
      <w:pPr>
        <w:pStyle w:val="Sub-subheading"/>
      </w:pPr>
      <w:r>
        <w:t>Ratio-Based Methane Traits</w:t>
      </w:r>
    </w:p>
    <w:p w14:paraId="13FB2D8C" w14:textId="5C128959" w:rsidR="003F1339" w:rsidRDefault="006319A3">
      <w:pPr>
        <w:jc w:val="both"/>
      </w:pPr>
      <w:r>
        <w:t xml:space="preserve">For all animals, two ratio traits were calculated: methane per kg of metabolic body weight, representing methane intensity (CH₄/MBW; g day⁻¹ kg⁻⁰·⁷⁵), and the other representing methane as a proportion of total methane and carbon dioxide production (CH₄ ratio). </w:t>
      </w:r>
      <w:r>
        <w:rPr>
          <w:highlight w:val="yellow"/>
        </w:rPr>
        <w:t xml:space="preserve">CH₄ ratio was calculated on </w:t>
      </w:r>
      <w:commentRangeStart w:id="7"/>
      <w:r>
        <w:rPr>
          <w:highlight w:val="yellow"/>
        </w:rPr>
        <w:t xml:space="preserve">a mass basis </w:t>
      </w:r>
      <w:commentRangeEnd w:id="7"/>
      <w:r w:rsidR="00445A70">
        <w:rPr>
          <w:rStyle w:val="CommentReference"/>
          <w:sz w:val="24"/>
          <w:szCs w:val="22"/>
          <w:highlight w:val="yellow"/>
        </w:rPr>
        <w:commentReference w:id="7"/>
      </w:r>
      <w:r>
        <w:rPr>
          <w:highlight w:val="yellow"/>
        </w:rPr>
        <w:t>(</w:t>
      </w:r>
      <w:ins w:id="8" w:author="Noirin McHugh" w:date="2026-10-23T10:24:00Z" w16du:dateUtc="2026-10-23T09:24:00Z">
        <w:r w:rsidR="004B44A5">
          <w:rPr>
            <w:highlight w:val="yellow"/>
          </w:rPr>
          <w:t xml:space="preserve">i.e. both expressed in </w:t>
        </w:r>
      </w:ins>
      <w:del w:id="9" w:author="Noirin McHugh" w:date="2026-10-23T10:25:00Z" w16du:dateUtc="2026-10-23T09:25:00Z">
        <w:r w:rsidDel="004B44A5">
          <w:rPr>
            <w:highlight w:val="yellow"/>
          </w:rPr>
          <w:delText>g/g</w:delText>
        </w:r>
      </w:del>
      <w:ins w:id="10" w:author="Noirin McHugh" w:date="2026-10-23T10:25:00Z" w16du:dateUtc="2026-10-23T09:25:00Z">
        <w:r w:rsidR="004B44A5">
          <w:rPr>
            <w:highlight w:val="yellow"/>
          </w:rPr>
          <w:t>grams</w:t>
        </w:r>
      </w:ins>
      <w:r>
        <w:rPr>
          <w:highlight w:val="yellow"/>
        </w:rPr>
        <w:t>) as CH₄/(CH₄+CO₂), with both gases expressed in g day⁻¹.</w:t>
      </w:r>
      <w:r>
        <w:t xml:space="preserve"> For growing animals only, an additional three ratio traits were also </w:t>
      </w:r>
      <w:r>
        <w:lastRenderedPageBreak/>
        <w:t>computed: methane per kg of average daily gain (CH₄/ADG; g kg⁻¹), methane per kg muscle mass (CH₄/MM; g day⁻¹ kg⁻¹), and methane per litre rumen volume (CH₄/rumen; g day⁻¹ L⁻¹).</w:t>
      </w:r>
    </w:p>
    <w:p w14:paraId="260F08D6" w14:textId="77777777" w:rsidR="003F1339" w:rsidRDefault="006319A3">
      <w:pPr>
        <w:pStyle w:val="Sub-subheading"/>
      </w:pPr>
      <w:r>
        <w:t>Residual Methane Traits</w:t>
      </w:r>
    </w:p>
    <w:p w14:paraId="29D2BD54" w14:textId="77777777" w:rsidR="003F1339" w:rsidRDefault="006319A3">
      <w:pPr>
        <w:jc w:val="both"/>
      </w:pPr>
      <w:r>
        <w:t>Three residual methane traits (RMT) were derived: methane adjusted for metabolic body weight (RMT</w:t>
      </w:r>
      <w:r w:rsidRPr="00651769">
        <w:rPr>
          <w:vertAlign w:val="subscript"/>
        </w:rPr>
        <w:t>MBW</w:t>
      </w:r>
      <w:r>
        <w:t>), methane adjusted for metabolic body weight and carbon dioxide production (RMTMBW+</w:t>
      </w:r>
      <w:r w:rsidRPr="00651769">
        <w:rPr>
          <w:vertAlign w:val="subscript"/>
        </w:rPr>
        <w:t>CO₂</w:t>
      </w:r>
      <w:r>
        <w:t>), and methane adjusted for average daily gain (RMT</w:t>
      </w:r>
      <w:r w:rsidRPr="00651769">
        <w:rPr>
          <w:vertAlign w:val="subscript"/>
        </w:rPr>
        <w:t>ADG</w:t>
      </w:r>
      <w:r>
        <w:t>; calculated in growing animals only). Residual methane traits were generated by regressing daily methane production (g day⁻¹) on the production trait of interest (metabolic body weight, carbon dioxide production; and where available, average daily gain). The residuals from each regression were extracted and used as the phenotype for the corresponding residual methane trait.</w:t>
      </w:r>
    </w:p>
    <w:p w14:paraId="14B61337" w14:textId="77777777" w:rsidR="003F1339" w:rsidRDefault="006319A3">
      <w:pPr>
        <w:pStyle w:val="Subheadings"/>
        <w:jc w:val="both"/>
      </w:pPr>
      <w:r>
        <w:rPr>
          <w:b w:val="0"/>
        </w:rPr>
        <w:t>Genetic analysis</w:t>
      </w:r>
    </w:p>
    <w:p w14:paraId="280BD456" w14:textId="391A102B" w:rsidR="003F1339" w:rsidRDefault="006319A3">
      <w:pPr>
        <w:jc w:val="both"/>
      </w:pPr>
      <w:r>
        <w:t xml:space="preserve">Variance components for all alternative methane traits were estimated using pedigree-based animal models fitted in ASReml version 4.2 </w:t>
      </w:r>
      <w:r w:rsidR="00D638A3">
        <w:fldChar w:fldCharType="begin"/>
      </w:r>
      <w:r w:rsidR="00D638A3">
        <w:instrText xml:space="preserve"> ADDIN EN.CITE &lt;EndNote&gt;&lt;Cite&gt;&lt;Author&gt;Gilmour&lt;/Author&gt;&lt;Year&gt;2021&lt;/Year&gt;&lt;RecNum&gt;155&lt;/RecNum&gt;&lt;DisplayText&gt;[29]&lt;/DisplayText&gt;&lt;record&gt;&lt;rec-number&gt;155&lt;/rec-number&gt;&lt;foreign-keys&gt;&lt;key app="EN" db-id="waxwzprpds5f9des5zdxa55jzsppx55fpw20" timestamp="1768292572"&gt;155&lt;/key&gt;&lt;/foreign-keys&gt;&lt;ref-type name="Book"&gt;6&lt;/ref-type&gt;&lt;contributors&gt;&lt;authors&gt;&lt;author&gt;Gilmour, A. R.&lt;/author&gt;&lt;author&gt;Gogel, B. J.&lt;/author&gt;&lt;author&gt;Cullis, B. R.&lt;/author&gt;&lt;author&gt;Welham, S. J.&lt;/author&gt;&lt;author&gt;Thompson, R.&lt;/author&gt;&lt;/authors&gt;&lt;/contributors&gt;&lt;titles&gt;&lt;title&gt;ASReml User Guide Release 4.2: Functional Specification&lt;/title&gt;&lt;/titles&gt;&lt;dates&gt;&lt;year&gt;2021&lt;/year&gt;&lt;/dates&gt;&lt;pub-location&gt;Hemel Hempstead, United Kingdom&lt;/pub-location&gt;&lt;urls&gt;&lt;/urls&gt;&lt;/record&gt;&lt;/Cite&gt;&lt;/EndNote&gt;</w:instrText>
      </w:r>
      <w:r w:rsidR="00D638A3">
        <w:fldChar w:fldCharType="separate"/>
      </w:r>
      <w:r w:rsidR="00D638A3">
        <w:rPr>
          <w:noProof/>
        </w:rPr>
        <w:t>[29]</w:t>
      </w:r>
      <w:r w:rsidR="00D638A3">
        <w:fldChar w:fldCharType="end"/>
      </w:r>
      <w:r>
        <w:t xml:space="preserve">. </w:t>
      </w:r>
      <w:r>
        <w:rPr>
          <w:highlight w:val="yellow"/>
        </w:rPr>
        <w:t>Pedigree records were available for 36,449 animals (all phenotyped animals plus their recursively traced ancestors) and were used to define the additive genetic relationships among animals; 100% of phenotyped animals were represented in the pedigree, 88.5% had both parents known, the pedigree comprised 1,025 unique sires with a mean pedigree depth of 17.6 generations, and 73.1% of sires linked in at least two contemporary groups.</w:t>
      </w:r>
      <w:r>
        <w:t xml:space="preserve"> All methane traits were analysed using the following linear mixed animal model:</w:t>
      </w:r>
    </w:p>
    <w:p w14:paraId="68DDB949" w14:textId="77777777" w:rsidR="003F1339" w:rsidRDefault="006319A3" w:rsidP="00FB4E18">
      <w:pPr>
        <w:jc w:val="center"/>
      </w:pPr>
      <w:r>
        <w:rPr>
          <w:i/>
        </w:rPr>
        <w:t xml:space="preserve">y = μ + sex + BR + CL + CV + LY + SU + TX + UN + het + rec + age + BTg + RTg + BTₑ + RTₑ + DP + CG + a + pe </w:t>
      </w:r>
      <w:r>
        <w:rPr>
          <w:i/>
          <w:highlight w:val="yellow"/>
        </w:rPr>
        <w:t>+ e</w:t>
      </w:r>
    </w:p>
    <w:p w14:paraId="1D1A21C1" w14:textId="77777777" w:rsidR="003F1339" w:rsidRDefault="006319A3">
      <w:pPr>
        <w:jc w:val="both"/>
      </w:pPr>
      <w:r>
        <w:t xml:space="preserve">where </w:t>
      </w:r>
      <w:r>
        <w:rPr>
          <w:i/>
        </w:rPr>
        <w:t>y</w:t>
      </w:r>
      <w:r>
        <w:t xml:space="preserve"> was the phenotypic observation for the methane trait under analysis; </w:t>
      </w:r>
      <w:r>
        <w:rPr>
          <w:i/>
        </w:rPr>
        <w:t>μ</w:t>
      </w:r>
      <w:r>
        <w:t xml:space="preserve"> was the overall mean; </w:t>
      </w:r>
      <w:r>
        <w:rPr>
          <w:i/>
        </w:rPr>
        <w:t>sex</w:t>
      </w:r>
      <w:r>
        <w:t xml:space="preserve"> was the fixed class effect of sex (male or female); the fixed effects for breed proportion corresponding to Belclare (</w:t>
      </w:r>
      <w:r>
        <w:rPr>
          <w:i/>
        </w:rPr>
        <w:t>BR</w:t>
      </w:r>
      <w:r>
        <w:t>), Charolais (</w:t>
      </w:r>
      <w:r>
        <w:rPr>
          <w:i/>
        </w:rPr>
        <w:t>CL</w:t>
      </w:r>
      <w:r>
        <w:t>), Cheviot (</w:t>
      </w:r>
      <w:r>
        <w:rPr>
          <w:i/>
        </w:rPr>
        <w:t>CV</w:t>
      </w:r>
      <w:r>
        <w:t>), Lleyn (</w:t>
      </w:r>
      <w:r>
        <w:rPr>
          <w:i/>
        </w:rPr>
        <w:t>LY</w:t>
      </w:r>
      <w:r>
        <w:t>), Suffolk (</w:t>
      </w:r>
      <w:r>
        <w:rPr>
          <w:i/>
        </w:rPr>
        <w:t>SU</w:t>
      </w:r>
      <w:r>
        <w:t>), Texel (</w:t>
      </w:r>
      <w:r>
        <w:rPr>
          <w:i/>
        </w:rPr>
        <w:t>TX</w:t>
      </w:r>
      <w:r>
        <w:t xml:space="preserve">), </w:t>
      </w:r>
      <w:r>
        <w:rPr>
          <w:highlight w:val="yellow"/>
        </w:rPr>
        <w:t>and the combined proportion of all other or unknown breeds (</w:t>
      </w:r>
      <w:r>
        <w:rPr>
          <w:i/>
          <w:highlight w:val="yellow"/>
        </w:rPr>
        <w:t>UN</w:t>
      </w:r>
      <w:r>
        <w:rPr>
          <w:highlight w:val="yellow"/>
        </w:rPr>
        <w:t>)</w:t>
      </w:r>
      <w:r>
        <w:t xml:space="preserve">, were </w:t>
      </w:r>
      <w:r>
        <w:lastRenderedPageBreak/>
        <w:t xml:space="preserve">included as covariates; </w:t>
      </w:r>
      <w:r>
        <w:rPr>
          <w:i/>
        </w:rPr>
        <w:t>het</w:t>
      </w:r>
      <w:r>
        <w:t xml:space="preserve"> was the heterosis coefficient; </w:t>
      </w:r>
      <w:r>
        <w:rPr>
          <w:i/>
        </w:rPr>
        <w:t>rec</w:t>
      </w:r>
      <w:r>
        <w:t xml:space="preserve"> was the recombination loss coefficient; </w:t>
      </w:r>
      <w:r>
        <w:rPr>
          <w:i/>
        </w:rPr>
        <w:t>age</w:t>
      </w:r>
      <w:r>
        <w:t xml:space="preserve"> was the age at measurement (weeks of age); </w:t>
      </w:r>
      <w:r>
        <w:rPr>
          <w:i/>
        </w:rPr>
        <w:t>BTg</w:t>
      </w:r>
      <w:r>
        <w:t xml:space="preserve"> was the fixed class effect of birth litter size of the growing animal itself (single, twin, triplet or quadruplet); </w:t>
      </w:r>
      <w:r>
        <w:rPr>
          <w:i/>
        </w:rPr>
        <w:t>RTg</w:t>
      </w:r>
      <w:r>
        <w:t xml:space="preserve"> was the fixed class effect of rearing litter size of the growing animal itself (single, twin or triplet); </w:t>
      </w:r>
      <w:r>
        <w:rPr>
          <w:i/>
        </w:rPr>
        <w:t>BTe</w:t>
      </w:r>
      <w:r>
        <w:t xml:space="preserve"> was the fixed class effect of birth litter size recorded for the ewe in the year of measurement (single, twin, triplet or quadruplet); </w:t>
      </w:r>
      <w:r>
        <w:rPr>
          <w:i/>
        </w:rPr>
        <w:t>RTe</w:t>
      </w:r>
      <w:r>
        <w:t xml:space="preserve"> was the fixed class effect of rearing litter size recorded for the ewe in the year of measurement (single, twin or triplet); </w:t>
      </w:r>
      <w:r>
        <w:rPr>
          <w:i/>
        </w:rPr>
        <w:t>DP</w:t>
      </w:r>
      <w:r>
        <w:t xml:space="preserve"> was the fixed class effect of dam parity for growing animals; </w:t>
      </w:r>
      <w:r>
        <w:rPr>
          <w:i/>
        </w:rPr>
        <w:t>CG</w:t>
      </w:r>
      <w:r>
        <w:t xml:space="preserve"> was the contemporary group fixed class effect of flock-date-lot of measurement; </w:t>
      </w:r>
      <w:r>
        <w:rPr>
          <w:i/>
        </w:rPr>
        <w:t>a</w:t>
      </w:r>
      <w:r>
        <w:t xml:space="preserve"> was the random animal additive genetic effect; </w:t>
      </w:r>
      <w:r>
        <w:rPr>
          <w:i/>
        </w:rPr>
        <w:t>pe</w:t>
      </w:r>
      <w:r>
        <w:t xml:space="preserve"> was the non-additive random animal permanent environmental effect; and </w:t>
      </w:r>
      <w:r>
        <w:rPr>
          <w:i/>
        </w:rPr>
        <w:t>e</w:t>
      </w:r>
      <w:r>
        <w:t xml:space="preserve"> was the residual random error term, where </w:t>
      </w:r>
      <w:r>
        <w:rPr>
          <w:b/>
          <w:i/>
        </w:rPr>
        <w:t>A</w:t>
      </w:r>
      <w:r>
        <w:t xml:space="preserve"> was the numerator relationship matrix, </w:t>
      </w:r>
      <w:r>
        <w:rPr>
          <w:b/>
          <w:i/>
        </w:rPr>
        <w:t>I</w:t>
      </w:r>
      <w:r>
        <w:t xml:space="preserve"> was the identity matrix, </w:t>
      </w:r>
      <w:r>
        <w:rPr>
          <w:i/>
        </w:rPr>
        <w:t>σ</w:t>
      </w:r>
      <w:r>
        <w:t xml:space="preserve">²ₐ was the direct additive genetic variance, </w:t>
      </w:r>
      <w:r>
        <w:rPr>
          <w:i/>
        </w:rPr>
        <w:t>σ</w:t>
      </w:r>
      <w:r>
        <w:t xml:space="preserve">²ₚₑ was the animal permanent environmental variance, and </w:t>
      </w:r>
      <w:r>
        <w:rPr>
          <w:i/>
        </w:rPr>
        <w:t>σ</w:t>
      </w:r>
      <w:r>
        <w:t>²ₑ was the residual variance.</w:t>
      </w:r>
    </w:p>
    <w:p w14:paraId="0E8DA2BD" w14:textId="4A8C51BE" w:rsidR="003F1339" w:rsidRDefault="006319A3">
      <w:pPr>
        <w:jc w:val="both"/>
      </w:pPr>
      <w:r>
        <w:t xml:space="preserve">This model described above was used for both univariate and bivariate analyses. As animals of different ages and sizes were recorded, residual variance was expected to differ between contemporary groups, increasing with the group mean </w:t>
      </w:r>
      <w:r w:rsidR="00D638A3">
        <w:fldChar w:fldCharType="begin"/>
      </w:r>
      <w:r w:rsidR="00D638A3">
        <w:instrText xml:space="preserve"> ADDIN EN.CITE &lt;EndNote&gt;&lt;Cite&gt;&lt;Author&gt;Meuwissen&lt;/Author&gt;&lt;Year&gt;1996&lt;/Year&gt;&lt;RecNum&gt;284&lt;/RecNum&gt;&lt;DisplayText&gt;[30]&lt;/DisplayText&gt;&lt;record&gt;&lt;rec-number&gt;284&lt;/rec-number&gt;&lt;foreign-keys&gt;&lt;key app="EN" db-id="waxwzprpds5f9des5zdxa55jzsppx55fpw20" timestamp="1791219430"&gt;284&lt;/key&gt;&lt;/foreign-keys&gt;&lt;ref-type name="Journal Article"&gt;17&lt;/ref-type&gt;&lt;contributors&gt;&lt;authors&gt;&lt;author&gt;Meuwissen, T. H. E.&lt;/author&gt;&lt;author&gt;De Jong, G.&lt;/author&gt;&lt;author&gt;Engel, B.&lt;/author&gt;&lt;/authors&gt;&lt;/contributors&gt;&lt;titles&gt;&lt;title&gt;Joint Estimation of Breeding Values and Heterogeneous Variances of Large Data Files&lt;/title&gt;&lt;secondary-title&gt;Journal of Dairy Science&lt;/secondary-title&gt;&lt;/titles&gt;&lt;periodical&gt;&lt;full-title&gt;Journal of Dairy Science&lt;/full-title&gt;&lt;/periodical&gt;&lt;pages&gt;310-316&lt;/pages&gt;&lt;volume&gt;79&lt;/volume&gt;&lt;number&gt;2&lt;/number&gt;&lt;keywords&gt;&lt;keyword&gt;heterogeneous variances&lt;/keyword&gt;&lt;keyword&gt;mixed linear models&lt;/keyword&gt;&lt;keyword&gt;breeding value estimation&lt;/keyword&gt;&lt;/keywords&gt;&lt;dates&gt;&lt;year&gt;1996&lt;/year&gt;&lt;pub-dates&gt;&lt;date&gt;1996/02/01/&lt;/date&gt;&lt;/pub-dates&gt;&lt;/dates&gt;&lt;isbn&gt;0022-0302&lt;/isbn&gt;&lt;urls&gt;&lt;related-urls&gt;&lt;url&gt;https://www.sciencedirect.com/science/article/pii/S0022030296763658&lt;/url&gt;&lt;/related-urls&gt;&lt;/urls&gt;&lt;electronic-resource-num&gt;https://doi.org/10.3168/jds.S0022-0302(96)76365-8&lt;/electronic-resource-num&gt;&lt;/record&gt;&lt;/Cite&gt;&lt;/EndNote&gt;</w:instrText>
      </w:r>
      <w:r w:rsidR="00D638A3">
        <w:fldChar w:fldCharType="separate"/>
      </w:r>
      <w:r w:rsidR="00D638A3">
        <w:rPr>
          <w:noProof/>
        </w:rPr>
        <w:t>[30]</w:t>
      </w:r>
      <w:r w:rsidR="00D638A3">
        <w:fldChar w:fldCharType="end"/>
      </w:r>
      <w:r>
        <w:t xml:space="preserve">. </w:t>
      </w:r>
      <w:commentRangeStart w:id="11"/>
      <w:r>
        <w:rPr>
          <w:highlight w:val="yellow"/>
        </w:rPr>
        <w:t xml:space="preserve">To account for heterogeneous </w:t>
      </w:r>
      <w:commentRangeEnd w:id="11"/>
      <w:r w:rsidR="00F01107">
        <w:rPr>
          <w:rStyle w:val="CommentReference"/>
          <w:sz w:val="24"/>
          <w:szCs w:val="22"/>
          <w:highlight w:val="yellow"/>
        </w:rPr>
        <w:commentReference w:id="11"/>
      </w:r>
      <w:r>
        <w:rPr>
          <w:highlight w:val="yellow"/>
        </w:rPr>
        <w:t>residual variance, contemporary groups within each flock were ranked by mean CH₄ and split into three classes (low, medium and high methane emitt</w:t>
      </w:r>
      <w:r w:rsidR="0083367F">
        <w:rPr>
          <w:highlight w:val="yellow"/>
        </w:rPr>
        <w:t>ing CGs</w:t>
      </w:r>
      <w:r>
        <w:rPr>
          <w:highlight w:val="yellow"/>
        </w:rPr>
        <w:t xml:space="preserve">), and a separate residual variance was fitted for each flock × class combination (41 classes; flocks with fewer than three contemporary groups contributed fewer classes). This heterogeneous residual model was used for CO₂ and for the </w:t>
      </w:r>
      <w:commentRangeStart w:id="12"/>
      <w:r>
        <w:rPr>
          <w:highlight w:val="yellow"/>
        </w:rPr>
        <w:t xml:space="preserve">five methane traits recorded across all physiological stages </w:t>
      </w:r>
      <w:commentRangeEnd w:id="12"/>
      <w:r w:rsidR="005B5CBE">
        <w:rPr>
          <w:rStyle w:val="CommentReference"/>
          <w:sz w:val="24"/>
          <w:szCs w:val="22"/>
          <w:highlight w:val="yellow"/>
        </w:rPr>
        <w:commentReference w:id="12"/>
      </w:r>
      <w:r>
        <w:rPr>
          <w:highlight w:val="yellow"/>
        </w:rPr>
        <w:t>(CH₄, CH₄/MBW, CH₄ ratio, RMT</w:t>
      </w:r>
      <w:r w:rsidRPr="00305CFB">
        <w:rPr>
          <w:highlight w:val="yellow"/>
          <w:vertAlign w:val="subscript"/>
        </w:rPr>
        <w:t>MBW</w:t>
      </w:r>
      <w:r>
        <w:rPr>
          <w:highlight w:val="yellow"/>
        </w:rPr>
        <w:t>, RMT</w:t>
      </w:r>
      <w:r w:rsidRPr="00245FB6">
        <w:rPr>
          <w:highlight w:val="yellow"/>
          <w:vertAlign w:val="subscript"/>
        </w:rPr>
        <w:t>MBW+CO₂</w:t>
      </w:r>
      <w:r>
        <w:rPr>
          <w:highlight w:val="yellow"/>
        </w:rPr>
        <w:t xml:space="preserve">), and </w:t>
      </w:r>
      <w:del w:id="13" w:author="Noirin McHugh" w:date="2026-10-23T11:17:00Z" w16du:dateUtc="2026-10-23T10:17:00Z">
        <w:r w:rsidDel="007F17FA">
          <w:rPr>
            <w:highlight w:val="yellow"/>
          </w:rPr>
          <w:delText xml:space="preserve">its estimates are reported for these traits, with </w:delText>
        </w:r>
      </w:del>
      <w:ins w:id="14" w:author="Noirin McHugh" w:date="2026-10-23T11:17:00Z" w16du:dateUtc="2026-10-23T10:17:00Z">
        <w:r w:rsidR="007F17FA">
          <w:rPr>
            <w:highlight w:val="yellow"/>
          </w:rPr>
          <w:t xml:space="preserve">the </w:t>
        </w:r>
      </w:ins>
      <w:r>
        <w:rPr>
          <w:highlight w:val="yellow"/>
        </w:rPr>
        <w:t xml:space="preserve">heritability (h²) and repeatability (t) </w:t>
      </w:r>
      <w:ins w:id="15" w:author="Noirin McHugh" w:date="2026-10-23T11:17:00Z" w16du:dateUtc="2026-10-23T10:17:00Z">
        <w:r w:rsidR="007F17FA">
          <w:rPr>
            <w:highlight w:val="yellow"/>
          </w:rPr>
          <w:t xml:space="preserve">was </w:t>
        </w:r>
      </w:ins>
      <w:r>
        <w:rPr>
          <w:highlight w:val="yellow"/>
        </w:rPr>
        <w:t>calculated for each class and averaged across classes weighted by the number of records. For the four traits restricted to a single physiological stage (CH₄/ADG, CH₄/MM, CH₄/rumen, RMT</w:t>
      </w:r>
      <w:r w:rsidRPr="00245FB6">
        <w:rPr>
          <w:highlight w:val="yellow"/>
          <w:vertAlign w:val="subscript"/>
        </w:rPr>
        <w:t>ADG</w:t>
      </w:r>
      <w:r>
        <w:rPr>
          <w:highlight w:val="yellow"/>
        </w:rPr>
        <w:t xml:space="preserve">), a single homogeneous residual variance </w:t>
      </w:r>
      <w:r>
        <w:rPr>
          <w:highlight w:val="yellow"/>
        </w:rPr>
        <w:lastRenderedPageBreak/>
        <w:t>was used.</w:t>
      </w:r>
      <w:r>
        <w:t xml:space="preserve"> For CH₄/MM, CH₄/rumen and RMTADG, the permanent environmental effect was omitted from the model because of the small number of repeated records (the permanent environmental variance converged to zero). Bivariate analyses assumed a homogeneous residual </w:t>
      </w:r>
      <w:commentRangeStart w:id="16"/>
      <w:r>
        <w:t>variance</w:t>
      </w:r>
      <w:commentRangeEnd w:id="16"/>
      <w:r w:rsidR="001B09ED">
        <w:rPr>
          <w:rStyle w:val="CommentReference"/>
          <w:sz w:val="24"/>
          <w:szCs w:val="22"/>
        </w:rPr>
        <w:commentReference w:id="16"/>
      </w:r>
      <w:r>
        <w:t>.</w:t>
      </w:r>
    </w:p>
    <w:p w14:paraId="6AA8D3EC" w14:textId="77777777" w:rsidR="003F1339" w:rsidRDefault="006319A3">
      <w:pPr>
        <w:jc w:val="both"/>
      </w:pPr>
      <w:r>
        <w:rPr>
          <w:highlight w:val="yellow"/>
        </w:rPr>
        <w:t>Heritability (h²) and repeatability (t) were calculated as:</w:t>
      </w:r>
    </w:p>
    <w:p w14:paraId="69D6E577" w14:textId="77777777" w:rsidR="003F1339" w:rsidRDefault="006319A3">
      <w:pPr>
        <w:jc w:val="center"/>
      </w:pPr>
      <w:r>
        <w:rPr>
          <w:i/>
          <w:sz w:val="23"/>
          <w:highlight w:val="yellow"/>
        </w:rPr>
        <w:t>h² = σ²ₐ / (σ²ₐ + σ²ₚₑ + σ²ₑ)</w:t>
      </w:r>
    </w:p>
    <w:p w14:paraId="742DF32C" w14:textId="77777777" w:rsidR="003F1339" w:rsidRDefault="006319A3">
      <w:pPr>
        <w:jc w:val="center"/>
      </w:pPr>
      <w:r>
        <w:rPr>
          <w:i/>
          <w:sz w:val="23"/>
          <w:highlight w:val="yellow"/>
        </w:rPr>
        <w:t>t = (σ²ₐ + σ²ₚₑ) / (σ²ₐ + σ²ₚₑ + σ²ₑ)</w:t>
      </w:r>
    </w:p>
    <w:p w14:paraId="21D6E33C" w14:textId="51DB6D49" w:rsidR="003F1339" w:rsidRDefault="006319A3">
      <w:pPr>
        <w:jc w:val="both"/>
      </w:pPr>
      <w:r>
        <w:t xml:space="preserve">where σ²ₐ, σ²ₚₑ and σ²ₑ are as defined above; where the permanent environmental effect was omitted, t is not reported. Genetic and phenotypic correlations were obtained from the corresponding fitted (co)variance components, with standard errors derived by the delta method; computations were implemented in R version 4.5.3 </w:t>
      </w:r>
      <w:r w:rsidR="00D638A3">
        <w:fldChar w:fldCharType="begin"/>
      </w:r>
      <w:r w:rsidR="00D638A3">
        <w:instrText xml:space="preserve"> ADDIN EN.CITE &lt;EndNote&gt;&lt;Cite&gt;&lt;Author&gt;R Core Team&lt;/Author&gt;&lt;Year&gt;2024&lt;/Year&gt;&lt;RecNum&gt;113&lt;/RecNum&gt;&lt;DisplayText&gt;[31]&lt;/DisplayText&gt;&lt;record&gt;&lt;rec-number&gt;113&lt;/rec-number&gt;&lt;foreign-keys&gt;&lt;key app="EN" db-id="waxwzprpds5f9des5zdxa55jzsppx55fpw20" timestamp="1753177683"&gt;113&lt;/key&gt;&lt;/foreign-keys&gt;&lt;ref-type name="Computer Program"&gt;9&lt;/ref-type&gt;&lt;contributors&gt;&lt;authors&gt;&lt;author&gt;R Core Team,&lt;/author&gt;&lt;/authors&gt;&lt;/contributors&gt;&lt;titles&gt;&lt;title&gt;R: A Language and Environment for Statistical Computing. R Foundation for Statistical Computing.&lt;/title&gt;&lt;/titles&gt;&lt;dates&gt;&lt;year&gt;2024&lt;/year&gt;&lt;/dates&gt;&lt;urls&gt;&lt;related-urls&gt;&lt;url&gt;https://www.R-project.org/&lt;/url&gt;&lt;/related-urls&gt;&lt;/urls&gt;&lt;/record&gt;&lt;/Cite&gt;&lt;/EndNote&gt;</w:instrText>
      </w:r>
      <w:r w:rsidR="00D638A3">
        <w:fldChar w:fldCharType="separate"/>
      </w:r>
      <w:r w:rsidR="00D638A3">
        <w:rPr>
          <w:noProof/>
        </w:rPr>
        <w:t>[31]</w:t>
      </w:r>
      <w:r w:rsidR="00D638A3">
        <w:fldChar w:fldCharType="end"/>
      </w:r>
      <w:r>
        <w:t>.</w:t>
      </w:r>
    </w:p>
    <w:p w14:paraId="4BD83F33" w14:textId="77777777" w:rsidR="003F1339" w:rsidRDefault="006319A3">
      <w:pPr>
        <w:pStyle w:val="Subheadings"/>
        <w:jc w:val="both"/>
      </w:pPr>
      <w:r>
        <w:rPr>
          <w:b w:val="0"/>
        </w:rPr>
        <w:t>Selection index analysis</w:t>
      </w:r>
    </w:p>
    <w:p w14:paraId="41FD6F87" w14:textId="027F3269" w:rsidR="003F1339" w:rsidRDefault="006319A3">
      <w:pPr>
        <w:jc w:val="both"/>
      </w:pPr>
      <w:r>
        <w:t xml:space="preserve">To investigate the impact of methane traits on the response to selection, a selection index including </w:t>
      </w:r>
      <w:commentRangeStart w:id="17"/>
      <w:r>
        <w:t>CH₄, MBW and CO₂ was constructed</w:t>
      </w:r>
      <w:commentRangeEnd w:id="17"/>
      <w:r w:rsidR="00D027CD">
        <w:rPr>
          <w:rStyle w:val="CommentReference"/>
          <w:sz w:val="24"/>
          <w:szCs w:val="22"/>
        </w:rPr>
        <w:commentReference w:id="17"/>
      </w:r>
      <w:r>
        <w:t>.</w:t>
      </w:r>
    </w:p>
    <w:p w14:paraId="32AC6C61" w14:textId="13E663C0" w:rsidR="003F1339" w:rsidRDefault="006319A3">
      <w:pPr>
        <w:jc w:val="both"/>
      </w:pPr>
      <w:commentRangeStart w:id="18"/>
      <w:r>
        <w:t xml:space="preserve">Genetic parameters were taken from a trivariate animal model of CH₄, MBW and CO₂ </w:t>
      </w:r>
      <w:commentRangeEnd w:id="18"/>
      <w:r w:rsidR="00025727">
        <w:rPr>
          <w:rStyle w:val="CommentReference"/>
          <w:sz w:val="24"/>
          <w:szCs w:val="22"/>
        </w:rPr>
        <w:commentReference w:id="18"/>
      </w:r>
      <w:r>
        <w:t xml:space="preserve">fitted in ASReml </w:t>
      </w:r>
      <w:r w:rsidR="00D638A3">
        <w:fldChar w:fldCharType="begin"/>
      </w:r>
      <w:r w:rsidR="00D638A3">
        <w:instrText xml:space="preserve"> ADDIN EN.CITE &lt;EndNote&gt;&lt;Cite&gt;&lt;Author&gt;Gilmour&lt;/Author&gt;&lt;Year&gt;2021&lt;/Year&gt;&lt;RecNum&gt;155&lt;/RecNum&gt;&lt;DisplayText&gt;[29]&lt;/DisplayText&gt;&lt;record&gt;&lt;rec-number&gt;155&lt;/rec-number&gt;&lt;foreign-keys&gt;&lt;key app="EN" db-id="waxwzprpds5f9des5zdxa55jzsppx55fpw20" timestamp="1768292572"&gt;155&lt;/key&gt;&lt;/foreign-keys&gt;&lt;ref-type name="Book"&gt;6&lt;/ref-type&gt;&lt;contributors&gt;&lt;authors&gt;&lt;author&gt;Gilmour, A. R.&lt;/author&gt;&lt;author&gt;Gogel, B. J.&lt;/author&gt;&lt;author&gt;Cullis, B. R.&lt;/author&gt;&lt;author&gt;Welham, S. J.&lt;/author&gt;&lt;author&gt;Thompson, R.&lt;/author&gt;&lt;/authors&gt;&lt;/contributors&gt;&lt;titles&gt;&lt;title&gt;ASReml User Guide Release 4.2: Functional Specification&lt;/title&gt;&lt;/titles&gt;&lt;dates&gt;&lt;year&gt;2021&lt;/year&gt;&lt;/dates&gt;&lt;pub-location&gt;Hemel Hempstead, United Kingdom&lt;/pub-location&gt;&lt;urls&gt;&lt;/urls&gt;&lt;/record&gt;&lt;/Cite&gt;&lt;/EndNote&gt;</w:instrText>
      </w:r>
      <w:r w:rsidR="00D638A3">
        <w:fldChar w:fldCharType="separate"/>
      </w:r>
      <w:r w:rsidR="00D638A3">
        <w:rPr>
          <w:noProof/>
        </w:rPr>
        <w:t>[29]</w:t>
      </w:r>
      <w:r w:rsidR="00D638A3">
        <w:fldChar w:fldCharType="end"/>
      </w:r>
      <w:r>
        <w:t xml:space="preserve"> to the same 15,869 records, with the fixed effects of the univariate model, and with animal permanent environmental effects assumed uncorrelated between traits. Phenotypic variances (σ²ₚ) are the sums of the additive, permanent environmental and residual components, and are therefore conditional on the fixed effects.</w:t>
      </w:r>
    </w:p>
    <w:p w14:paraId="1BC69304" w14:textId="031A0CA4" w:rsidR="003F1339" w:rsidRDefault="006319A3">
      <w:pPr>
        <w:jc w:val="both"/>
      </w:pPr>
      <w:r>
        <w:t xml:space="preserve">Index weights were derived using Smith–Hazel selection index theory </w:t>
      </w:r>
      <w:r w:rsidR="00D638A3">
        <w:fldChar w:fldCharType="begin"/>
      </w:r>
      <w:r w:rsidR="00D638A3">
        <w:instrText xml:space="preserve"> ADDIN EN.CITE &lt;EndNote&gt;&lt;Cite&gt;&lt;Author&gt;Smith&lt;/Author&gt;&lt;Year&gt;1936&lt;/Year&gt;&lt;RecNum&gt;151&lt;/RecNum&gt;&lt;DisplayText&gt;[32, 33]&lt;/DisplayText&gt;&lt;record&gt;&lt;rec-number&gt;151&lt;/rec-number&gt;&lt;foreign-keys&gt;&lt;key app="EN" db-id="waxwzprpds5f9des5zdxa55jzsppx55fpw20" timestamp="1764149703"&gt;151&lt;/key&gt;&lt;/foreign-keys&gt;&lt;ref-type name="Journal Article"&gt;17&lt;/ref-type&gt;&lt;contributors&gt;&lt;authors&gt;&lt;author&gt;Smith, H. FAIRFIELD&lt;/author&gt;&lt;/authors&gt;&lt;/contributors&gt;&lt;titles&gt;&lt;title&gt;A DISCRIMINANT FUNCTION FOR PLANT SELECTION&lt;/title&gt;&lt;secondary-title&gt;Annals of Eugenics&lt;/secondary-title&gt;&lt;/titles&gt;&lt;periodical&gt;&lt;full-title&gt;Annals of Eugenics&lt;/full-title&gt;&lt;/periodical&gt;&lt;pages&gt;240-250&lt;/pages&gt;&lt;volume&gt;7&lt;/volume&gt;&lt;number&gt;3&lt;/number&gt;&lt;dates&gt;&lt;year&gt;1936&lt;/year&gt;&lt;/dates&gt;&lt;isbn&gt;2050-1420&lt;/isbn&gt;&lt;urls&gt;&lt;related-urls&gt;&lt;url&gt;https://onlinelibrary.wiley.com/doi/abs/10.1111/j.1469-1809.1936.tb02143.x&lt;/url&gt;&lt;/related-urls&gt;&lt;/urls&gt;&lt;electronic-resource-num&gt;https://doi.org/10.1111/j.1469-1809.1936.tb02143.x&lt;/electronic-resource-num&gt;&lt;/record&gt;&lt;/Cite&gt;&lt;Cite&gt;&lt;Author&gt;Hazel&lt;/Author&gt;&lt;Year&gt;1943&lt;/Year&gt;&lt;RecNum&gt;162&lt;/RecNum&gt;&lt;record&gt;&lt;rec-number&gt;162&lt;/rec-number&gt;&lt;foreign-keys&gt;&lt;key app="EN" db-id="waxwzprpds5f9des5zdxa55jzsppx55fpw20" timestamp="1772011360"&gt;162&lt;/key&gt;&lt;/foreign-keys&gt;&lt;ref-type name="Journal Article"&gt;17&lt;/ref-type&gt;&lt;contributors&gt;&lt;authors&gt;&lt;author&gt;Hazel, L. N.&lt;/author&gt;&lt;/authors&gt;&lt;/contributors&gt;&lt;auth-address&gt;Iowa State College, Ames, Iowa.&lt;/auth-address&gt;&lt;titles&gt;&lt;title&gt;The Genetic Basis for Constructing Selection Indexes&lt;/title&gt;&lt;secondary-title&gt;Genetics&lt;/secondary-title&gt;&lt;/titles&gt;&lt;periodical&gt;&lt;full-title&gt;Genetics&lt;/full-title&gt;&lt;/periodical&gt;&lt;pages&gt;476-90&lt;/pages&gt;&lt;volume&gt;28&lt;/volume&gt;&lt;number&gt;6&lt;/number&gt;&lt;dates&gt;&lt;year&gt;1943&lt;/year&gt;&lt;pub-dates&gt;&lt;date&gt;Nov&lt;/date&gt;&lt;/pub-dates&gt;&lt;/dates&gt;&lt;isbn&gt;0016-6731 (Print)&amp;#xD;0016-6731&lt;/isbn&gt;&lt;accession-num&gt;17247099&lt;/accession-num&gt;&lt;urls&gt;&lt;/urls&gt;&lt;custom2&gt;PMC1209225&lt;/custom2&gt;&lt;electronic-resource-num&gt;10.1093/genetics/28.6.476&lt;/electronic-resource-num&gt;&lt;remote-database-provider&gt;NLM&lt;/remote-database-provider&gt;&lt;language&gt;eng&lt;/language&gt;&lt;/record&gt;&lt;/Cite&gt;&lt;/EndNote&gt;</w:instrText>
      </w:r>
      <w:r w:rsidR="00D638A3">
        <w:fldChar w:fldCharType="separate"/>
      </w:r>
      <w:r w:rsidR="00D638A3">
        <w:rPr>
          <w:noProof/>
        </w:rPr>
        <w:t>[32, 33]</w:t>
      </w:r>
      <w:r w:rsidR="00D638A3">
        <w:fldChar w:fldCharType="end"/>
      </w:r>
      <w:r>
        <w:t xml:space="preserve">, with CH₄, MBW and CO₂ recorded on each selection candidate. The index weights are </w:t>
      </w:r>
      <w:commentRangeStart w:id="19"/>
      <w:r>
        <w:rPr>
          <w:b/>
        </w:rPr>
        <w:t>b</w:t>
      </w:r>
      <w:r>
        <w:t xml:space="preserve"> = </w:t>
      </w:r>
      <w:r>
        <w:rPr>
          <w:b/>
        </w:rPr>
        <w:t>P⁻¹Ga</w:t>
      </w:r>
      <w:commentRangeEnd w:id="19"/>
      <w:r w:rsidR="00025727">
        <w:rPr>
          <w:rStyle w:val="CommentReference"/>
          <w:sz w:val="24"/>
          <w:szCs w:val="22"/>
        </w:rPr>
        <w:commentReference w:id="19"/>
      </w:r>
      <w:r>
        <w:t xml:space="preserve">, where </w:t>
      </w:r>
      <w:r>
        <w:rPr>
          <w:b/>
        </w:rPr>
        <w:t>P</w:t>
      </w:r>
      <w:r>
        <w:t xml:space="preserve"> and </w:t>
      </w:r>
      <w:r>
        <w:rPr>
          <w:b/>
        </w:rPr>
        <w:t>G</w:t>
      </w:r>
      <w:r>
        <w:t xml:space="preserve"> are the phenotypic and additive genetic (co)variance matrices of the three traits and </w:t>
      </w:r>
      <w:r>
        <w:rPr>
          <w:b/>
        </w:rPr>
        <w:t>a</w:t>
      </w:r>
      <w:r>
        <w:t xml:space="preserve"> contains the weight on each trait in the breeding goal. These goal weights are relative weights, not economic values: they define each methane trait as a combination of CH₄, MBW and CO₂, or are chosen to hold the MBW and CO₂ responses at zero, and only their ratios affect the index </w:t>
      </w:r>
      <w:r>
        <w:lastRenderedPageBreak/>
        <w:t>and responses. The predicted response in each trait is Δ</w:t>
      </w:r>
      <w:r>
        <w:rPr>
          <w:i/>
        </w:rPr>
        <w:t>G</w:t>
      </w:r>
      <w:r>
        <w:t xml:space="preserve"> = </w:t>
      </w:r>
      <w:r>
        <w:rPr>
          <w:i/>
        </w:rPr>
        <w:t>i</w:t>
      </w:r>
      <w:r>
        <w:t>·</w:t>
      </w:r>
      <w:r>
        <w:rPr>
          <w:b/>
          <w:i/>
        </w:rPr>
        <w:t>Gb</w:t>
      </w:r>
      <w:r>
        <w:t>/√(</w:t>
      </w:r>
      <w:r>
        <w:rPr>
          <w:b/>
          <w:i/>
        </w:rPr>
        <w:t>b</w:t>
      </w:r>
      <w:r>
        <w:t>′</w:t>
      </w:r>
      <w:r>
        <w:rPr>
          <w:b/>
          <w:i/>
        </w:rPr>
        <w:t>Pb</w:t>
      </w:r>
      <w:r>
        <w:t xml:space="preserve">), where </w:t>
      </w:r>
      <w:r>
        <w:rPr>
          <w:i/>
        </w:rPr>
        <w:t>i</w:t>
      </w:r>
      <w:r>
        <w:t xml:space="preserve"> is the selection intensity. </w:t>
      </w:r>
      <w:commentRangeStart w:id="20"/>
      <w:r>
        <w:rPr>
          <w:highlight w:val="yellow"/>
        </w:rPr>
        <w:t>Responses are reported per generation for a selection intensity (i) of 1. Responses for i = 1.7 (approximately the top 10% of candidates selected) and annual responses (assuming a generation interval of 2.8 years)</w:t>
      </w:r>
      <w:ins w:id="21" w:author="Noirin McHugh" w:date="2026-10-23T11:20:00Z" w16du:dateUtc="2026-10-23T10:20:00Z">
        <w:r w:rsidR="007F17FA">
          <w:rPr>
            <w:highlight w:val="yellow"/>
          </w:rPr>
          <w:t xml:space="preserve"> were also calculated and reported </w:t>
        </w:r>
      </w:ins>
      <w:del w:id="22" w:author="Noirin McHugh" w:date="2026-10-23T11:20:00Z" w16du:dateUtc="2026-10-23T10:20:00Z">
        <w:r w:rsidDel="007F17FA">
          <w:rPr>
            <w:highlight w:val="yellow"/>
          </w:rPr>
          <w:delText xml:space="preserve"> are given </w:delText>
        </w:r>
      </w:del>
      <w:r>
        <w:rPr>
          <w:highlight w:val="yellow"/>
        </w:rPr>
        <w:t>in Supplementary Table S2.</w:t>
      </w:r>
      <w:commentRangeEnd w:id="20"/>
      <w:r w:rsidR="008532DB">
        <w:rPr>
          <w:rStyle w:val="CommentReference"/>
          <w:sz w:val="24"/>
          <w:szCs w:val="22"/>
        </w:rPr>
        <w:commentReference w:id="20"/>
      </w:r>
    </w:p>
    <w:p w14:paraId="2C02C8C3" w14:textId="33DBD19B" w:rsidR="003F1339" w:rsidRDefault="006319A3">
      <w:pPr>
        <w:jc w:val="both"/>
      </w:pPr>
      <w:r>
        <w:t xml:space="preserve">Each methane trait was expressed as a breeding goal with weights on CH₄, MBW and CO₂. Absolute methane placed a weight on CH₄ only. The residual traits deducted MBW and CO₂ from CH₄ using either the genetic regression coefficients (genetic residual; 0.833 per kg⁰·⁷⁵ and −6.09×10⁻⁵ per g day⁻¹) or the phenotypic regression coefficients (phenotypic residual, corresponding to RMTMBW+CO₂; 0.423 per kg⁰·⁷⁵ and 0.00371 per g day⁻¹). The ratio traits CH₄/MBW and CH₄ ratio (CH₄/(CH₄+CO₂)) were linearised around the trait means using a first-order Taylor series approximation </w:t>
      </w:r>
      <w:r w:rsidR="00D638A3">
        <w:fldChar w:fldCharType="begin">
          <w:fldData xml:space="preserve">PEVuZE5vdGU+PENpdGU+PEF1dGhvcj5HdW5zZXR0PC9BdXRob3I+PFllYXI+MTk4NDwvWWVhcj48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</w:fldData>
        </w:fldChar>
      </w:r>
      <w:r w:rsidR="00D638A3">
        <w:instrText xml:space="preserve"> ADDIN EN.CITE </w:instrText>
      </w:r>
      <w:r w:rsidR="00D638A3">
        <w:fldChar w:fldCharType="begin">
          <w:fldData xml:space="preserve">PEVuZE5vdGU+PENpdGU+PEF1dGhvcj5HdW5zZXR0PC9BdXRob3I+PFllYXI+MTk4NDwvWWVhcj48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</w:fldData>
        </w:fldChar>
      </w:r>
      <w:r w:rsidR="00D638A3">
        <w:instrText xml:space="preserve"> ADDIN EN.CITE.DATA </w:instrText>
      </w:r>
      <w:r w:rsidR="00D638A3">
        <w:fldChar w:fldCharType="end"/>
      </w:r>
      <w:r w:rsidR="00D638A3">
        <w:fldChar w:fldCharType="separate"/>
      </w:r>
      <w:r w:rsidR="00D638A3">
        <w:rPr>
          <w:noProof/>
        </w:rPr>
        <w:t>[34, 35]</w:t>
      </w:r>
      <w:r w:rsidR="00D638A3">
        <w:fldChar w:fldCharType="end"/>
      </w:r>
      <w:r>
        <w:t>, which is equivalent to deducting 0.810 × MBW and 0.0151 × CO₂ from CH₄, respectively. Linearised at the means, CH₄ ratio and CH₄/CO₂ give the same goal direction (0.0151 = mean CH₄ / mean CO₂), so the results for CH₄ ratio apply equally to CH₄/CO₂.</w:t>
      </w:r>
    </w:p>
    <w:p w14:paraId="01DC9F2F" w14:textId="2DB7710E" w:rsidR="003F1339" w:rsidRDefault="006319A3">
      <w:pPr>
        <w:jc w:val="both"/>
      </w:pPr>
      <w:r>
        <w:t xml:space="preserve">The responses attainable by any index of CH₄, MBW and CO₂ were first mapped (Figure 1), and a favourable region was defined as the set of responses in which CH₄ declined and neither MBW nor CO₂ declined. For each methane trait, the additional goal weights on MBW and CO₂ needed to reach a reference favourable response were then derived; the reference response was defined as the largest methane reduction attainable with MBW and CO₂ both held at zero response (Kempthorne and Nordskog </w:t>
      </w:r>
      <w:r w:rsidR="00D638A3">
        <w:fldChar w:fldCharType="begin"/>
      </w:r>
      <w:r w:rsidR="00D638A3">
        <w:instrText xml:space="preserve"> ADDIN EN.CITE &lt;EndNote&gt;&lt;Cite&gt;&lt;Author&gt;Kempthorne&lt;/Author&gt;&lt;Year&gt;1959&lt;/Year&gt;&lt;RecNum&gt;253&lt;/RecNum&gt;&lt;DisplayText&gt;[36]&lt;/DisplayText&gt;&lt;record&gt;&lt;rec-number&gt;253&lt;/rec-number&gt;&lt;foreign-keys&gt;&lt;key app="EN" db-id="waxwzprpds5f9des5zdxa55jzsppx55fpw20" timestamp="1779791947"&gt;253&lt;/key&gt;&lt;/foreign-keys&gt;&lt;ref-type name="Journal Article"&gt;17&lt;/ref-type&gt;&lt;contributors&gt;&lt;authors&gt;&lt;author&gt;Kempthorne, Oscar&lt;/author&gt;&lt;author&gt;Nordskog, Arne W.&lt;/author&gt;&lt;/authors&gt;&lt;/contributors&gt;&lt;titles&gt;&lt;title&gt;Restricted Selection Indices&lt;/title&gt;&lt;secondary-title&gt;Biometrics&lt;/secondary-title&gt;&lt;/titles&gt;&lt;periodical&gt;&lt;full-title&gt;Biometrics&lt;/full-title&gt;&lt;/periodical&gt;&lt;pages&gt;10-19&lt;/pages&gt;&lt;volume&gt;15&lt;/volume&gt;&lt;number&gt;1&lt;/number&gt;&lt;dates&gt;&lt;year&gt;1959&lt;/year&gt;&lt;/dates&gt;&lt;publisher&gt;[Wiley, International Biometric Society]&lt;/publisher&gt;&lt;isbn&gt;0006341X, 15410420&lt;/isbn&gt;&lt;urls&gt;&lt;related-urls&gt;&lt;url&gt;http://www.jstor.org/stable/2527598&lt;/url&gt;&lt;/related-urls&gt;&lt;/urls&gt;&lt;custom1&gt;Full publication date: Mar., 1959&lt;/custom1&gt;&lt;electronic-resource-num&gt;10.2307/2527598&lt;/electronic-resource-num&gt;&lt;remote-database-name&gt;JSTOR&lt;/remote-database-name&gt;&lt;access-date&gt;2026/05/26/&lt;/access-date&gt;&lt;/record&gt;&lt;/Cite&gt;&lt;/EndNote&gt;</w:instrText>
      </w:r>
      <w:r w:rsidR="00D638A3">
        <w:fldChar w:fldCharType="separate"/>
      </w:r>
      <w:r w:rsidR="00D638A3">
        <w:rPr>
          <w:noProof/>
        </w:rPr>
        <w:t>[36]</w:t>
      </w:r>
      <w:r w:rsidR="00D638A3">
        <w:fldChar w:fldCharType="end"/>
      </w:r>
      <w:r>
        <w:t xml:space="preserve">; related to the desired-gains approach </w:t>
      </w:r>
      <w:r w:rsidR="00D638A3">
        <w:fldChar w:fldCharType="begin"/>
      </w:r>
      <w:r w:rsidR="00D638A3">
        <w:instrText xml:space="preserve"> ADDIN EN.CITE &lt;EndNote&gt;&lt;Cite&gt;&lt;Author&gt;Pešek&lt;/Author&gt;&lt;Year&gt;1969&lt;/Year&gt;&lt;RecNum&gt;184&lt;/RecNum&gt;&lt;DisplayText&gt;[37]&lt;/DisplayText&gt;&lt;record&gt;&lt;rec-number&gt;184&lt;/rec-number&gt;&lt;foreign-keys&gt;&lt;key app="EN" db-id="waxwzprpds5f9des5zdxa55jzsppx55fpw20" timestamp="1777452571"&gt;184&lt;/key&gt;&lt;/foreign-keys&gt;&lt;ref-type name="Journal Article"&gt;17&lt;/ref-type&gt;&lt;contributors&gt;&lt;authors&gt;&lt;author&gt;J. Pešek&lt;/author&gt;&lt;author&gt;R. J. Baker&lt;/author&gt;&lt;/authors&gt;&lt;/contributors&gt;&lt;titles&gt;&lt;title&gt;DESIRED IMPROVEMENT IN RELATION TO SELECTION INDICES&lt;/title&gt;&lt;secondary-title&gt;Canadian Journal of Plant Science&lt;/secondary-title&gt;&lt;/titles&gt;&lt;periodical&gt;&lt;full-title&gt;Canadian Journal of Plant Science&lt;/full-title&gt;&lt;/periodical&gt;&lt;pages&gt;803-804&lt;/pages&gt;&lt;volume&gt;49&lt;/volume&gt;&lt;number&gt;6&lt;/number&gt;&lt;dates&gt;&lt;year&gt;1969&lt;/year&gt;&lt;/dates&gt;&lt;urls&gt;&lt;related-urls&gt;&lt;url&gt;https://cdnsciencepub.com/doi/abs/10.4141/cjps69-137&lt;/url&gt;&lt;/related-urls&gt;&lt;/urls&gt;&lt;electronic-resource-num&gt;10.4141/cjps69-137&lt;/electronic-resource-num&gt;&lt;/record&gt;&lt;/Cite&gt;&lt;/EndNote&gt;</w:instrText>
      </w:r>
      <w:r w:rsidR="00D638A3">
        <w:fldChar w:fldCharType="separate"/>
      </w:r>
      <w:r w:rsidR="00D638A3">
        <w:rPr>
          <w:noProof/>
        </w:rPr>
        <w:t>[37]</w:t>
      </w:r>
      <w:r w:rsidR="00D638A3">
        <w:fldChar w:fldCharType="end"/>
      </w:r>
      <w:r>
        <w:t>). For each methane trait, these weights and the resulting responses are given in Table 6.</w:t>
      </w:r>
    </w:p>
    <w:p w14:paraId="07D38659" w14:textId="0FC128AB" w:rsidR="003F1339" w:rsidRDefault="006319A3">
      <w:pPr>
        <w:jc w:val="both"/>
      </w:pPr>
      <w:r>
        <w:rPr>
          <w:highlight w:val="yellow"/>
        </w:rPr>
        <w:t xml:space="preserve">Uncertainty in the index results was quantified by Monte Carlo simulation. The 15 (co)variance parameters of the trivariate model were resampled jointly from a multivariate normal distribution, using their REML estimates and the sampling (co)variance matrix from ASReml, </w:t>
      </w:r>
      <w:r>
        <w:rPr>
          <w:highlight w:val="yellow"/>
        </w:rPr>
        <w:lastRenderedPageBreak/>
        <w:t xml:space="preserve">so that both the standard errors of the estimates and the correlations </w:t>
      </w:r>
      <w:del w:id="23" w:author="Noirin McHugh" w:date="2026-10-23T11:20:00Z" w16du:dateUtc="2026-10-23T10:20:00Z">
        <w:r w:rsidDel="007F17FA">
          <w:rPr>
            <w:highlight w:val="yellow"/>
          </w:rPr>
          <w:delText xml:space="preserve">among </w:delText>
        </w:r>
      </w:del>
      <w:ins w:id="24" w:author="Noirin McHugh" w:date="2026-10-23T11:20:00Z" w16du:dateUtc="2026-10-23T10:20:00Z">
        <w:r w:rsidR="007F17FA">
          <w:rPr>
            <w:highlight w:val="yellow"/>
          </w:rPr>
          <w:t xml:space="preserve">between the traits </w:t>
        </w:r>
      </w:ins>
      <w:del w:id="25" w:author="Noirin McHugh" w:date="2026-10-23T11:20:00Z" w16du:dateUtc="2026-10-23T10:20:00Z">
        <w:r w:rsidDel="007F17FA">
          <w:rPr>
            <w:highlight w:val="yellow"/>
          </w:rPr>
          <w:delText xml:space="preserve">them </w:delText>
        </w:r>
      </w:del>
      <w:r>
        <w:rPr>
          <w:highlight w:val="yellow"/>
        </w:rPr>
        <w:t xml:space="preserve">were accounted for. For each of 10,000 samples, </w:t>
      </w:r>
      <w:r>
        <w:rPr>
          <w:b/>
          <w:highlight w:val="yellow"/>
        </w:rPr>
        <w:t>G</w:t>
      </w:r>
      <w:r>
        <w:rPr>
          <w:highlight w:val="yellow"/>
        </w:rPr>
        <w:t xml:space="preserve"> and </w:t>
      </w:r>
      <w:r>
        <w:rPr>
          <w:b/>
          <w:highlight w:val="yellow"/>
        </w:rPr>
        <w:t>P</w:t>
      </w:r>
      <w:r>
        <w:rPr>
          <w:highlight w:val="yellow"/>
        </w:rPr>
        <w:t xml:space="preserve"> were rebuilt and the index results recomputed. Results are reported as point estimates with 95% intervals (2.5th and 97.5th percentiles of the samples).</w:t>
      </w:r>
    </w:p>
    <w:p w14:paraId="58D5C79E" w14:textId="0EC6F963" w:rsidR="003F1339" w:rsidRDefault="006319A3">
      <w:pPr>
        <w:jc w:val="both"/>
      </w:pPr>
      <w:r>
        <w:rPr>
          <w:highlight w:val="yellow"/>
        </w:rPr>
        <w:t>The analysis assumes that genetic parameters are constant across generations, that selection is on the candidate's own records (no relatives' records or genomic information), and that all three traits are recorded on every candidate.</w:t>
      </w:r>
      <w:r>
        <w:t xml:space="preserve"> Analyses were performed in R version 4.5.3 </w:t>
      </w:r>
      <w:r w:rsidR="00D638A3">
        <w:fldChar w:fldCharType="begin"/>
      </w:r>
      <w:r w:rsidR="00D638A3">
        <w:instrText xml:space="preserve"> ADDIN EN.CITE &lt;EndNote&gt;&lt;Cite&gt;&lt;Author&gt;R Core Team&lt;/Author&gt;&lt;Year&gt;2024&lt;/Year&gt;&lt;RecNum&gt;113&lt;/RecNum&gt;&lt;DisplayText&gt;[31]&lt;/DisplayText&gt;&lt;record&gt;&lt;rec-number&gt;113&lt;/rec-number&gt;&lt;foreign-keys&gt;&lt;key app="EN" db-id="waxwzprpds5f9des5zdxa55jzsppx55fpw20" timestamp="1753177683"&gt;113&lt;/key&gt;&lt;/foreign-keys&gt;&lt;ref-type name="Computer Program"&gt;9&lt;/ref-type&gt;&lt;contributors&gt;&lt;authors&gt;&lt;author&gt;R Core Team,&lt;/author&gt;&lt;/authors&gt;&lt;/contributors&gt;&lt;titles&gt;&lt;title&gt;R: A Language and Environment for Statistical Computing. R Foundation for Statistical Computing.&lt;/title&gt;&lt;/titles&gt;&lt;dates&gt;&lt;year&gt;2024&lt;/year&gt;&lt;/dates&gt;&lt;urls&gt;&lt;related-urls&gt;&lt;url&gt;https://www.R-project.org/&lt;/url&gt;&lt;/related-urls&gt;&lt;/urls&gt;&lt;/record&gt;&lt;/Cite&gt;&lt;/EndNote&gt;</w:instrText>
      </w:r>
      <w:r w:rsidR="00D638A3">
        <w:fldChar w:fldCharType="separate"/>
      </w:r>
      <w:r w:rsidR="00D638A3">
        <w:rPr>
          <w:noProof/>
        </w:rPr>
        <w:t>[31]</w:t>
      </w:r>
      <w:r w:rsidR="00D638A3">
        <w:fldChar w:fldCharType="end"/>
      </w:r>
      <w:r>
        <w:t>.</w:t>
      </w:r>
    </w:p>
    <w:p w14:paraId="1C57ED94" w14:textId="77777777" w:rsidR="003F1339" w:rsidRDefault="006319A3">
      <w:r>
        <w:rPr>
          <w:b/>
          <w:sz w:val="36"/>
        </w:rPr>
        <w:t>Results</w:t>
      </w:r>
    </w:p>
    <w:p w14:paraId="7442149D" w14:textId="549042D4" w:rsidR="003F1339" w:rsidRDefault="006319A3">
      <w:pPr>
        <w:jc w:val="both"/>
      </w:pPr>
      <w:commentRangeStart w:id="26"/>
      <w:r w:rsidRPr="00390EBB">
        <w:t xml:space="preserve">Fixed-effect significance (Wald F-tests) and diagnostics of pedigree completeness and connectedness are presented in Supplementary Material S1. Texel and Suffolk proportions varied substantially within contemporary groups, whereas Cheviot and Lleyn proportions were largely confined to particular contemporary groups, so their breed effects cannot be </w:t>
      </w:r>
      <w:del w:id="27" w:author="Noirin McHugh" w:date="2026-10-23T11:21:00Z" w16du:dateUtc="2026-10-23T10:21:00Z">
        <w:r w:rsidRPr="00390EBB" w:rsidDel="007F17FA">
          <w:delText xml:space="preserve">cleanly </w:delText>
        </w:r>
      </w:del>
      <w:ins w:id="28" w:author="Noirin McHugh" w:date="2026-10-23T11:21:00Z" w16du:dateUtc="2026-10-23T10:21:00Z">
        <w:r w:rsidR="007F17FA">
          <w:t>completely</w:t>
        </w:r>
        <w:r w:rsidR="007F17FA" w:rsidRPr="00390EBB">
          <w:t xml:space="preserve"> </w:t>
        </w:r>
      </w:ins>
      <w:r w:rsidRPr="00390EBB">
        <w:t>separated from contemporary group effects. Most contemporary groups (82.1%) contained a single sex.</w:t>
      </w:r>
      <w:commentRangeEnd w:id="26"/>
      <w:r w:rsidR="00571D83">
        <w:rPr>
          <w:rStyle w:val="CommentReference"/>
          <w:sz w:val="24"/>
          <w:szCs w:val="22"/>
        </w:rPr>
        <w:commentReference w:id="26"/>
      </w:r>
      <w:r>
        <w:t xml:space="preserve"> The mean MBW was 22.10 (SD = 4.92) kg, mean live weight was 62.72 (SD = 18.18) kg, while mean ADG, muscle mass, and rumen volume were 0.18 (SD = 0.10) kg day⁻¹, 11.7 (SD = 3.24) kg, and 6.16 (SD = 1.49) L, respectively. Descriptive statistics for methane traits are presented in Table 1. Mean methane production was 17.9 (SD = 7.56) g day⁻¹, with methane intensity (CH₄/MBW) averaging 0.81 (SD = 0.29) g day⁻¹ kg⁻⁰·⁷⁵. </w:t>
      </w:r>
      <w:r>
        <w:rPr>
          <w:highlight w:val="yellow"/>
        </w:rPr>
        <w:t>Mean carbon dioxide production was 1,189.6 (SD = 534.2) g day⁻¹ (range 40.9–2,869.1).</w:t>
      </w:r>
      <w:r>
        <w:t xml:space="preserve"> Methane expressed relative to average daily gain (CH₄/ADG) had a mean of 137.9 (SD = 189.3) g kg⁻¹, reflecting the small denominator in this ratio trait. The mean values for methane traits derived from CT measurements were 1.44 (SD = 0.48) g day⁻¹ kg⁻¹ for CH₄/MM and 2.69 (SD = 0.88) g day⁻¹ L⁻¹ for CH₄/rumen. Residual methane traits were centred around zero by construction, with phenotypic standard deviations of 6.53 g day⁻¹ for RMTMBW, 5.32 g day⁻¹ for RMTMBW+CO₂, and 4.75 g day⁻¹ for RMTADG.</w:t>
      </w:r>
    </w:p>
    <w:p w14:paraId="261DC0AD" w14:textId="77777777" w:rsidR="003F1339" w:rsidRDefault="006319A3">
      <w:pPr>
        <w:jc w:val="both"/>
      </w:pPr>
      <w:r>
        <w:rPr>
          <w:b/>
        </w:rPr>
        <w:lastRenderedPageBreak/>
        <w:t>Table 1.</w:t>
      </w:r>
      <w:r>
        <w:t xml:space="preserve"> Descriptive statistics for alternative methane trait definitions.</w:t>
      </w:r>
    </w:p>
    <w:tbl>
      <w:tblPr>
        <w:tblStyle w:val="PlainTable2"/>
        <w:tblW w:w="0" w:type="auto"/>
        <w:tblLook w:val="04A0" w:firstRow="1" w:lastRow="0" w:firstColumn="1" w:lastColumn="0" w:noHBand="0" w:noVBand="1"/>
      </w:tblPr>
      <w:tblGrid>
        <w:gridCol w:w="1499"/>
        <w:gridCol w:w="1531"/>
        <w:gridCol w:w="1499"/>
        <w:gridCol w:w="1499"/>
        <w:gridCol w:w="1499"/>
        <w:gridCol w:w="1499"/>
      </w:tblGrid>
      <w:tr w:rsidR="003F1339" w14:paraId="2E20EE90" w14:textId="77777777" w:rsidTr="003F13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4" w:type="dxa"/>
          </w:tcPr>
          <w:p w14:paraId="5E756737" w14:textId="77777777" w:rsidR="003F1339" w:rsidRDefault="006319A3">
            <w:pPr>
              <w:jc w:val="both"/>
            </w:pPr>
            <w:r>
              <w:rPr>
                <w:b w:val="0"/>
                <w:sz w:val="19"/>
              </w:rPr>
              <w:t>Trait group</w:t>
            </w:r>
          </w:p>
        </w:tc>
        <w:tc>
          <w:tcPr>
            <w:tcW w:w="1504" w:type="dxa"/>
          </w:tcPr>
          <w:p w14:paraId="590595ED" w14:textId="77777777" w:rsidR="003F1339" w:rsidRDefault="006319A3">
            <w:pPr>
              <w:jc w:val="both"/>
              <w:cnfStyle w:val="100000000000" w:firstRow="1" w:lastRow="0" w:firstColumn="0" w:lastColumn="0" w:oddVBand="0" w:evenVBand="0" w:oddHBand="0" w:evenHBand="0" w:firstRowFirstColumn="0" w:firstRowLastColumn="0" w:lastRowFirstColumn="0" w:lastRowLastColumn="0"/>
            </w:pPr>
            <w:r>
              <w:rPr>
                <w:b w:val="0"/>
                <w:sz w:val="19"/>
              </w:rPr>
              <w:t>Trait</w:t>
            </w:r>
          </w:p>
        </w:tc>
        <w:tc>
          <w:tcPr>
            <w:tcW w:w="1504" w:type="dxa"/>
          </w:tcPr>
          <w:p w14:paraId="465582FC" w14:textId="77777777" w:rsidR="003F1339" w:rsidRDefault="006319A3">
            <w:pPr>
              <w:jc w:val="center"/>
              <w:cnfStyle w:val="100000000000" w:firstRow="1" w:lastRow="0" w:firstColumn="0" w:lastColumn="0" w:oddVBand="0" w:evenVBand="0" w:oddHBand="0" w:evenHBand="0" w:firstRowFirstColumn="0" w:firstRowLastColumn="0" w:lastRowFirstColumn="0" w:lastRowLastColumn="0"/>
            </w:pPr>
            <w:r>
              <w:rPr>
                <w:b w:val="0"/>
                <w:sz w:val="19"/>
              </w:rPr>
              <w:t>No. records</w:t>
            </w:r>
          </w:p>
        </w:tc>
        <w:tc>
          <w:tcPr>
            <w:tcW w:w="1504" w:type="dxa"/>
          </w:tcPr>
          <w:p w14:paraId="598EC7E0" w14:textId="77777777" w:rsidR="003F1339" w:rsidRDefault="006319A3">
            <w:pPr>
              <w:jc w:val="center"/>
              <w:cnfStyle w:val="100000000000" w:firstRow="1" w:lastRow="0" w:firstColumn="0" w:lastColumn="0" w:oddVBand="0" w:evenVBand="0" w:oddHBand="0" w:evenHBand="0" w:firstRowFirstColumn="0" w:firstRowLastColumn="0" w:lastRowFirstColumn="0" w:lastRowLastColumn="0"/>
            </w:pPr>
            <w:r>
              <w:rPr>
                <w:b w:val="0"/>
                <w:sz w:val="19"/>
              </w:rPr>
              <w:t>No. animals</w:t>
            </w:r>
          </w:p>
        </w:tc>
        <w:tc>
          <w:tcPr>
            <w:tcW w:w="1504" w:type="dxa"/>
          </w:tcPr>
          <w:p w14:paraId="5596BD68" w14:textId="77777777" w:rsidR="003F1339" w:rsidRDefault="006319A3">
            <w:pPr>
              <w:jc w:val="center"/>
              <w:cnfStyle w:val="100000000000" w:firstRow="1" w:lastRow="0" w:firstColumn="0" w:lastColumn="0" w:oddVBand="0" w:evenVBand="0" w:oddHBand="0" w:evenHBand="0" w:firstRowFirstColumn="0" w:firstRowLastColumn="0" w:lastRowFirstColumn="0" w:lastRowLastColumn="0"/>
            </w:pPr>
            <w:r>
              <w:rPr>
                <w:b w:val="0"/>
                <w:sz w:val="19"/>
              </w:rPr>
              <w:t>μ (SD)</w:t>
            </w:r>
          </w:p>
        </w:tc>
        <w:tc>
          <w:tcPr>
            <w:tcW w:w="1504" w:type="dxa"/>
          </w:tcPr>
          <w:p w14:paraId="12ED213D" w14:textId="77777777" w:rsidR="003F1339" w:rsidRDefault="006319A3">
            <w:pPr>
              <w:jc w:val="center"/>
              <w:cnfStyle w:val="100000000000" w:firstRow="1" w:lastRow="0" w:firstColumn="0" w:lastColumn="0" w:oddVBand="0" w:evenVBand="0" w:oddHBand="0" w:evenHBand="0" w:firstRowFirstColumn="0" w:firstRowLastColumn="0" w:lastRowFirstColumn="0" w:lastRowLastColumn="0"/>
            </w:pPr>
            <w:r>
              <w:rPr>
                <w:b w:val="0"/>
                <w:sz w:val="19"/>
              </w:rPr>
              <w:t>Range</w:t>
            </w:r>
          </w:p>
        </w:tc>
      </w:tr>
      <w:tr w:rsidR="003F1339" w14:paraId="23EFA33F" w14:textId="77777777" w:rsidTr="003F1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4" w:type="dxa"/>
          </w:tcPr>
          <w:p w14:paraId="406CD624" w14:textId="77777777" w:rsidR="003F1339" w:rsidRDefault="006319A3">
            <w:pPr>
              <w:jc w:val="both"/>
            </w:pPr>
            <w:r>
              <w:rPr>
                <w:b w:val="0"/>
                <w:sz w:val="19"/>
              </w:rPr>
              <w:t>Absolute</w:t>
            </w:r>
          </w:p>
        </w:tc>
        <w:tc>
          <w:tcPr>
            <w:tcW w:w="1504" w:type="dxa"/>
          </w:tcPr>
          <w:p w14:paraId="2A5FF607" w14:textId="77777777" w:rsidR="003F1339" w:rsidRDefault="006319A3">
            <w:pPr>
              <w:jc w:val="both"/>
              <w:cnfStyle w:val="000000100000" w:firstRow="0" w:lastRow="0" w:firstColumn="0" w:lastColumn="0" w:oddVBand="0" w:evenVBand="0" w:oddHBand="1" w:evenHBand="0" w:firstRowFirstColumn="0" w:firstRowLastColumn="0" w:lastRowFirstColumn="0" w:lastRowLastColumn="0"/>
            </w:pPr>
            <w:r>
              <w:rPr>
                <w:sz w:val="19"/>
              </w:rPr>
              <w:t>CH₄</w:t>
            </w:r>
          </w:p>
        </w:tc>
        <w:tc>
          <w:tcPr>
            <w:tcW w:w="1504" w:type="dxa"/>
          </w:tcPr>
          <w:p w14:paraId="3E6E20F1"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15,869</w:t>
            </w:r>
          </w:p>
        </w:tc>
        <w:tc>
          <w:tcPr>
            <w:tcW w:w="1504" w:type="dxa"/>
          </w:tcPr>
          <w:p w14:paraId="21F29272"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8,185</w:t>
            </w:r>
          </w:p>
        </w:tc>
        <w:tc>
          <w:tcPr>
            <w:tcW w:w="1504" w:type="dxa"/>
          </w:tcPr>
          <w:p w14:paraId="71E8F188"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17.90 (7.56)</w:t>
            </w:r>
          </w:p>
        </w:tc>
        <w:tc>
          <w:tcPr>
            <w:tcW w:w="1504" w:type="dxa"/>
          </w:tcPr>
          <w:p w14:paraId="1086F19C"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4.01 – 40.31</w:t>
            </w:r>
          </w:p>
        </w:tc>
      </w:tr>
      <w:tr w:rsidR="003F1339" w14:paraId="60A62540" w14:textId="77777777" w:rsidTr="003F1339">
        <w:tc>
          <w:tcPr>
            <w:cnfStyle w:val="001000000000" w:firstRow="0" w:lastRow="0" w:firstColumn="1" w:lastColumn="0" w:oddVBand="0" w:evenVBand="0" w:oddHBand="0" w:evenHBand="0" w:firstRowFirstColumn="0" w:firstRowLastColumn="0" w:lastRowFirstColumn="0" w:lastRowLastColumn="0"/>
            <w:tcW w:w="1504" w:type="dxa"/>
          </w:tcPr>
          <w:p w14:paraId="3B567CDB" w14:textId="77777777" w:rsidR="003F1339" w:rsidRDefault="006319A3">
            <w:pPr>
              <w:jc w:val="both"/>
            </w:pPr>
            <w:r>
              <w:rPr>
                <w:b w:val="0"/>
                <w:sz w:val="19"/>
                <w:highlight w:val="yellow"/>
              </w:rPr>
              <w:t>Absolute</w:t>
            </w:r>
          </w:p>
        </w:tc>
        <w:tc>
          <w:tcPr>
            <w:tcW w:w="1504" w:type="dxa"/>
          </w:tcPr>
          <w:p w14:paraId="0000B6A7" w14:textId="77777777" w:rsidR="003F1339" w:rsidRDefault="006319A3">
            <w:pPr>
              <w:jc w:val="both"/>
              <w:cnfStyle w:val="000000000000" w:firstRow="0" w:lastRow="0" w:firstColumn="0" w:lastColumn="0" w:oddVBand="0" w:evenVBand="0" w:oddHBand="0" w:evenHBand="0" w:firstRowFirstColumn="0" w:firstRowLastColumn="0" w:lastRowFirstColumn="0" w:lastRowLastColumn="0"/>
            </w:pPr>
            <w:r>
              <w:rPr>
                <w:sz w:val="19"/>
                <w:highlight w:val="yellow"/>
              </w:rPr>
              <w:t>CO₂</w:t>
            </w:r>
          </w:p>
        </w:tc>
        <w:tc>
          <w:tcPr>
            <w:tcW w:w="1504" w:type="dxa"/>
          </w:tcPr>
          <w:p w14:paraId="366BD705"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highlight w:val="yellow"/>
              </w:rPr>
              <w:t>15,869</w:t>
            </w:r>
          </w:p>
        </w:tc>
        <w:tc>
          <w:tcPr>
            <w:tcW w:w="1504" w:type="dxa"/>
          </w:tcPr>
          <w:p w14:paraId="6224B70E"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highlight w:val="yellow"/>
              </w:rPr>
              <w:t>8,185</w:t>
            </w:r>
          </w:p>
        </w:tc>
        <w:tc>
          <w:tcPr>
            <w:tcW w:w="1504" w:type="dxa"/>
          </w:tcPr>
          <w:p w14:paraId="358F6C5A"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highlight w:val="yellow"/>
              </w:rPr>
              <w:t>1189.64 (534.24)</w:t>
            </w:r>
          </w:p>
        </w:tc>
        <w:tc>
          <w:tcPr>
            <w:tcW w:w="1504" w:type="dxa"/>
          </w:tcPr>
          <w:p w14:paraId="5A3C917C"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highlight w:val="yellow"/>
              </w:rPr>
              <w:t>40.92 – 2869.08</w:t>
            </w:r>
          </w:p>
        </w:tc>
      </w:tr>
      <w:tr w:rsidR="003F1339" w14:paraId="009F439F" w14:textId="77777777" w:rsidTr="003F1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4" w:type="dxa"/>
          </w:tcPr>
          <w:p w14:paraId="60EFF4F8" w14:textId="77777777" w:rsidR="003F1339" w:rsidRDefault="006319A3">
            <w:pPr>
              <w:jc w:val="both"/>
            </w:pPr>
            <w:r>
              <w:rPr>
                <w:b w:val="0"/>
                <w:sz w:val="19"/>
              </w:rPr>
              <w:t>Ratio</w:t>
            </w:r>
          </w:p>
        </w:tc>
        <w:tc>
          <w:tcPr>
            <w:tcW w:w="1504" w:type="dxa"/>
          </w:tcPr>
          <w:p w14:paraId="7095BD6F" w14:textId="77777777" w:rsidR="003F1339" w:rsidRDefault="006319A3">
            <w:pPr>
              <w:jc w:val="both"/>
              <w:cnfStyle w:val="000000100000" w:firstRow="0" w:lastRow="0" w:firstColumn="0" w:lastColumn="0" w:oddVBand="0" w:evenVBand="0" w:oddHBand="1" w:evenHBand="0" w:firstRowFirstColumn="0" w:firstRowLastColumn="0" w:lastRowFirstColumn="0" w:lastRowLastColumn="0"/>
            </w:pPr>
            <w:r>
              <w:rPr>
                <w:sz w:val="19"/>
              </w:rPr>
              <w:t>CH₄/MBW</w:t>
            </w:r>
          </w:p>
        </w:tc>
        <w:tc>
          <w:tcPr>
            <w:tcW w:w="1504" w:type="dxa"/>
          </w:tcPr>
          <w:p w14:paraId="3B914861"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15,638</w:t>
            </w:r>
          </w:p>
        </w:tc>
        <w:tc>
          <w:tcPr>
            <w:tcW w:w="1504" w:type="dxa"/>
          </w:tcPr>
          <w:p w14:paraId="4F929139"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8,002</w:t>
            </w:r>
          </w:p>
        </w:tc>
        <w:tc>
          <w:tcPr>
            <w:tcW w:w="1504" w:type="dxa"/>
          </w:tcPr>
          <w:p w14:paraId="44DA0555"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0.81 (0.29)</w:t>
            </w:r>
          </w:p>
        </w:tc>
        <w:tc>
          <w:tcPr>
            <w:tcW w:w="1504" w:type="dxa"/>
          </w:tcPr>
          <w:p w14:paraId="7B0B6E9C"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0.14 – 2.38</w:t>
            </w:r>
          </w:p>
        </w:tc>
      </w:tr>
      <w:tr w:rsidR="003F1339" w14:paraId="6C957DA4" w14:textId="77777777" w:rsidTr="003F1339">
        <w:tc>
          <w:tcPr>
            <w:cnfStyle w:val="001000000000" w:firstRow="0" w:lastRow="0" w:firstColumn="1" w:lastColumn="0" w:oddVBand="0" w:evenVBand="0" w:oddHBand="0" w:evenHBand="0" w:firstRowFirstColumn="0" w:firstRowLastColumn="0" w:lastRowFirstColumn="0" w:lastRowLastColumn="0"/>
            <w:tcW w:w="1504" w:type="dxa"/>
          </w:tcPr>
          <w:p w14:paraId="78F1E26E" w14:textId="77777777" w:rsidR="003F1339" w:rsidRDefault="003F1339">
            <w:pPr>
              <w:jc w:val="both"/>
            </w:pPr>
          </w:p>
        </w:tc>
        <w:tc>
          <w:tcPr>
            <w:tcW w:w="1504" w:type="dxa"/>
          </w:tcPr>
          <w:p w14:paraId="72889497" w14:textId="77777777" w:rsidR="003F1339" w:rsidRDefault="006319A3">
            <w:pPr>
              <w:jc w:val="both"/>
              <w:cnfStyle w:val="000000000000" w:firstRow="0" w:lastRow="0" w:firstColumn="0" w:lastColumn="0" w:oddVBand="0" w:evenVBand="0" w:oddHBand="0" w:evenHBand="0" w:firstRowFirstColumn="0" w:firstRowLastColumn="0" w:lastRowFirstColumn="0" w:lastRowLastColumn="0"/>
            </w:pPr>
            <w:r>
              <w:rPr>
                <w:sz w:val="19"/>
              </w:rPr>
              <w:t>CH₄ ratio</w:t>
            </w:r>
          </w:p>
        </w:tc>
        <w:tc>
          <w:tcPr>
            <w:tcW w:w="1504" w:type="dxa"/>
          </w:tcPr>
          <w:p w14:paraId="7CB9492E"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15,869</w:t>
            </w:r>
          </w:p>
        </w:tc>
        <w:tc>
          <w:tcPr>
            <w:tcW w:w="1504" w:type="dxa"/>
          </w:tcPr>
          <w:p w14:paraId="6B39724E"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8,185</w:t>
            </w:r>
          </w:p>
        </w:tc>
        <w:tc>
          <w:tcPr>
            <w:tcW w:w="1504" w:type="dxa"/>
          </w:tcPr>
          <w:p w14:paraId="15E2F946"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0.02 (0.01)</w:t>
            </w:r>
          </w:p>
        </w:tc>
        <w:tc>
          <w:tcPr>
            <w:tcW w:w="1504" w:type="dxa"/>
          </w:tcPr>
          <w:p w14:paraId="3F81AB4D"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0.00 – 0.19</w:t>
            </w:r>
          </w:p>
        </w:tc>
      </w:tr>
      <w:tr w:rsidR="003F1339" w14:paraId="19052993" w14:textId="77777777" w:rsidTr="003F1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4" w:type="dxa"/>
          </w:tcPr>
          <w:p w14:paraId="3E01E029" w14:textId="77777777" w:rsidR="003F1339" w:rsidRDefault="003F1339">
            <w:pPr>
              <w:jc w:val="both"/>
            </w:pPr>
          </w:p>
        </w:tc>
        <w:tc>
          <w:tcPr>
            <w:tcW w:w="1504" w:type="dxa"/>
          </w:tcPr>
          <w:p w14:paraId="690147CE" w14:textId="77777777" w:rsidR="003F1339" w:rsidRDefault="006319A3">
            <w:pPr>
              <w:jc w:val="both"/>
              <w:cnfStyle w:val="000000100000" w:firstRow="0" w:lastRow="0" w:firstColumn="0" w:lastColumn="0" w:oddVBand="0" w:evenVBand="0" w:oddHBand="1" w:evenHBand="0" w:firstRowFirstColumn="0" w:firstRowLastColumn="0" w:lastRowFirstColumn="0" w:lastRowLastColumn="0"/>
            </w:pPr>
            <w:r>
              <w:rPr>
                <w:sz w:val="19"/>
              </w:rPr>
              <w:t>CH₄/ADG</w:t>
            </w:r>
          </w:p>
        </w:tc>
        <w:tc>
          <w:tcPr>
            <w:tcW w:w="1504" w:type="dxa"/>
          </w:tcPr>
          <w:p w14:paraId="712C8B8A"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4,316</w:t>
            </w:r>
          </w:p>
        </w:tc>
        <w:tc>
          <w:tcPr>
            <w:tcW w:w="1504" w:type="dxa"/>
          </w:tcPr>
          <w:p w14:paraId="54F227F0"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2,658</w:t>
            </w:r>
          </w:p>
        </w:tc>
        <w:tc>
          <w:tcPr>
            <w:tcW w:w="1504" w:type="dxa"/>
          </w:tcPr>
          <w:p w14:paraId="68F3174C"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137.89 (189.27)</w:t>
            </w:r>
          </w:p>
        </w:tc>
        <w:tc>
          <w:tcPr>
            <w:tcW w:w="1504" w:type="dxa"/>
          </w:tcPr>
          <w:p w14:paraId="50D1BB24"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12.03 – 2058.33</w:t>
            </w:r>
          </w:p>
        </w:tc>
      </w:tr>
      <w:tr w:rsidR="003F1339" w14:paraId="7AA8F44A" w14:textId="77777777" w:rsidTr="003F1339">
        <w:tc>
          <w:tcPr>
            <w:cnfStyle w:val="001000000000" w:firstRow="0" w:lastRow="0" w:firstColumn="1" w:lastColumn="0" w:oddVBand="0" w:evenVBand="0" w:oddHBand="0" w:evenHBand="0" w:firstRowFirstColumn="0" w:firstRowLastColumn="0" w:lastRowFirstColumn="0" w:lastRowLastColumn="0"/>
            <w:tcW w:w="1504" w:type="dxa"/>
          </w:tcPr>
          <w:p w14:paraId="7618A98A" w14:textId="77777777" w:rsidR="003F1339" w:rsidRDefault="003F1339">
            <w:pPr>
              <w:jc w:val="both"/>
            </w:pPr>
          </w:p>
        </w:tc>
        <w:tc>
          <w:tcPr>
            <w:tcW w:w="1504" w:type="dxa"/>
          </w:tcPr>
          <w:p w14:paraId="2B2D1BBB" w14:textId="77777777" w:rsidR="003F1339" w:rsidRDefault="006319A3">
            <w:pPr>
              <w:jc w:val="both"/>
              <w:cnfStyle w:val="000000000000" w:firstRow="0" w:lastRow="0" w:firstColumn="0" w:lastColumn="0" w:oddVBand="0" w:evenVBand="0" w:oddHBand="0" w:evenHBand="0" w:firstRowFirstColumn="0" w:firstRowLastColumn="0" w:lastRowFirstColumn="0" w:lastRowLastColumn="0"/>
            </w:pPr>
            <w:r>
              <w:rPr>
                <w:sz w:val="19"/>
              </w:rPr>
              <w:t>CH₄/MM</w:t>
            </w:r>
          </w:p>
        </w:tc>
        <w:tc>
          <w:tcPr>
            <w:tcW w:w="1504" w:type="dxa"/>
          </w:tcPr>
          <w:p w14:paraId="7C8D8D80"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766</w:t>
            </w:r>
          </w:p>
        </w:tc>
        <w:tc>
          <w:tcPr>
            <w:tcW w:w="1504" w:type="dxa"/>
          </w:tcPr>
          <w:p w14:paraId="5D7A6D05"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751</w:t>
            </w:r>
          </w:p>
        </w:tc>
        <w:tc>
          <w:tcPr>
            <w:tcW w:w="1504" w:type="dxa"/>
          </w:tcPr>
          <w:p w14:paraId="3CB54D08"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1.44 (0.48)</w:t>
            </w:r>
          </w:p>
        </w:tc>
        <w:tc>
          <w:tcPr>
            <w:tcW w:w="1504" w:type="dxa"/>
          </w:tcPr>
          <w:p w14:paraId="1258FB2F"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0.33 – 3.08</w:t>
            </w:r>
          </w:p>
        </w:tc>
      </w:tr>
      <w:tr w:rsidR="003F1339" w14:paraId="4A1CF80D" w14:textId="77777777" w:rsidTr="003F1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4" w:type="dxa"/>
          </w:tcPr>
          <w:p w14:paraId="3EB0C041" w14:textId="77777777" w:rsidR="003F1339" w:rsidRDefault="003F1339">
            <w:pPr>
              <w:jc w:val="both"/>
            </w:pPr>
          </w:p>
        </w:tc>
        <w:tc>
          <w:tcPr>
            <w:tcW w:w="1504" w:type="dxa"/>
          </w:tcPr>
          <w:p w14:paraId="1DCC63BE" w14:textId="77777777" w:rsidR="003F1339" w:rsidRDefault="006319A3">
            <w:pPr>
              <w:jc w:val="both"/>
              <w:cnfStyle w:val="000000100000" w:firstRow="0" w:lastRow="0" w:firstColumn="0" w:lastColumn="0" w:oddVBand="0" w:evenVBand="0" w:oddHBand="1" w:evenHBand="0" w:firstRowFirstColumn="0" w:firstRowLastColumn="0" w:lastRowFirstColumn="0" w:lastRowLastColumn="0"/>
            </w:pPr>
            <w:r>
              <w:rPr>
                <w:sz w:val="19"/>
              </w:rPr>
              <w:t>CH₄/rumen</w:t>
            </w:r>
          </w:p>
        </w:tc>
        <w:tc>
          <w:tcPr>
            <w:tcW w:w="1504" w:type="dxa"/>
          </w:tcPr>
          <w:p w14:paraId="451B399A"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766</w:t>
            </w:r>
          </w:p>
        </w:tc>
        <w:tc>
          <w:tcPr>
            <w:tcW w:w="1504" w:type="dxa"/>
          </w:tcPr>
          <w:p w14:paraId="407DB105"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746</w:t>
            </w:r>
          </w:p>
        </w:tc>
        <w:tc>
          <w:tcPr>
            <w:tcW w:w="1504" w:type="dxa"/>
          </w:tcPr>
          <w:p w14:paraId="30FCF21F"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2.69 (0.88)</w:t>
            </w:r>
          </w:p>
        </w:tc>
        <w:tc>
          <w:tcPr>
            <w:tcW w:w="1504" w:type="dxa"/>
          </w:tcPr>
          <w:p w14:paraId="72E158EA"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0.65 – 5.73</w:t>
            </w:r>
          </w:p>
        </w:tc>
      </w:tr>
      <w:tr w:rsidR="003F1339" w14:paraId="780535F7" w14:textId="77777777" w:rsidTr="003F1339">
        <w:tc>
          <w:tcPr>
            <w:cnfStyle w:val="001000000000" w:firstRow="0" w:lastRow="0" w:firstColumn="1" w:lastColumn="0" w:oddVBand="0" w:evenVBand="0" w:oddHBand="0" w:evenHBand="0" w:firstRowFirstColumn="0" w:firstRowLastColumn="0" w:lastRowFirstColumn="0" w:lastRowLastColumn="0"/>
            <w:tcW w:w="1504" w:type="dxa"/>
          </w:tcPr>
          <w:p w14:paraId="5464EC0E" w14:textId="77777777" w:rsidR="003F1339" w:rsidRDefault="006319A3">
            <w:pPr>
              <w:jc w:val="both"/>
            </w:pPr>
            <w:r>
              <w:rPr>
                <w:b w:val="0"/>
                <w:sz w:val="19"/>
              </w:rPr>
              <w:t>Residual</w:t>
            </w:r>
          </w:p>
        </w:tc>
        <w:tc>
          <w:tcPr>
            <w:tcW w:w="1504" w:type="dxa"/>
          </w:tcPr>
          <w:p w14:paraId="3EC0AD0D" w14:textId="77777777" w:rsidR="003F1339" w:rsidRDefault="006319A3">
            <w:pPr>
              <w:jc w:val="both"/>
              <w:cnfStyle w:val="000000000000" w:firstRow="0" w:lastRow="0" w:firstColumn="0" w:lastColumn="0" w:oddVBand="0" w:evenVBand="0" w:oddHBand="0" w:evenHBand="0" w:firstRowFirstColumn="0" w:firstRowLastColumn="0" w:lastRowFirstColumn="0" w:lastRowLastColumn="0"/>
            </w:pPr>
            <w:r>
              <w:rPr>
                <w:sz w:val="19"/>
              </w:rPr>
              <w:t>RMTMBW</w:t>
            </w:r>
          </w:p>
        </w:tc>
        <w:tc>
          <w:tcPr>
            <w:tcW w:w="1504" w:type="dxa"/>
          </w:tcPr>
          <w:p w14:paraId="00BBAF02"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15,638</w:t>
            </w:r>
          </w:p>
        </w:tc>
        <w:tc>
          <w:tcPr>
            <w:tcW w:w="1504" w:type="dxa"/>
          </w:tcPr>
          <w:p w14:paraId="3B3586B1"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8,002</w:t>
            </w:r>
          </w:p>
        </w:tc>
        <w:tc>
          <w:tcPr>
            <w:tcW w:w="1504" w:type="dxa"/>
          </w:tcPr>
          <w:p w14:paraId="0F7CF92A"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0.00 (6.53)</w:t>
            </w:r>
          </w:p>
        </w:tc>
        <w:tc>
          <w:tcPr>
            <w:tcW w:w="1504" w:type="dxa"/>
          </w:tcPr>
          <w:p w14:paraId="486F7C6D"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-20.48 – 21.33</w:t>
            </w:r>
          </w:p>
        </w:tc>
      </w:tr>
      <w:tr w:rsidR="003F1339" w14:paraId="5F4468A1" w14:textId="77777777" w:rsidTr="003F1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4" w:type="dxa"/>
          </w:tcPr>
          <w:p w14:paraId="7AF432CC" w14:textId="77777777" w:rsidR="003F1339" w:rsidRDefault="003F1339">
            <w:pPr>
              <w:jc w:val="both"/>
            </w:pPr>
          </w:p>
        </w:tc>
        <w:tc>
          <w:tcPr>
            <w:tcW w:w="1504" w:type="dxa"/>
          </w:tcPr>
          <w:p w14:paraId="054DB5DF" w14:textId="77777777" w:rsidR="003F1339" w:rsidRDefault="006319A3">
            <w:pPr>
              <w:jc w:val="both"/>
              <w:cnfStyle w:val="000000100000" w:firstRow="0" w:lastRow="0" w:firstColumn="0" w:lastColumn="0" w:oddVBand="0" w:evenVBand="0" w:oddHBand="1" w:evenHBand="0" w:firstRowFirstColumn="0" w:firstRowLastColumn="0" w:lastRowFirstColumn="0" w:lastRowLastColumn="0"/>
            </w:pPr>
            <w:r>
              <w:rPr>
                <w:sz w:val="19"/>
              </w:rPr>
              <w:t>RMTMBW+CO₂</w:t>
            </w:r>
          </w:p>
        </w:tc>
        <w:tc>
          <w:tcPr>
            <w:tcW w:w="1504" w:type="dxa"/>
          </w:tcPr>
          <w:p w14:paraId="1146E5EF"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15,638</w:t>
            </w:r>
          </w:p>
        </w:tc>
        <w:tc>
          <w:tcPr>
            <w:tcW w:w="1504" w:type="dxa"/>
          </w:tcPr>
          <w:p w14:paraId="67EFC4F5"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8,002</w:t>
            </w:r>
          </w:p>
        </w:tc>
        <w:tc>
          <w:tcPr>
            <w:tcW w:w="1504" w:type="dxa"/>
          </w:tcPr>
          <w:p w14:paraId="7463E19D"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0.00 (5.32)</w:t>
            </w:r>
          </w:p>
        </w:tc>
        <w:tc>
          <w:tcPr>
            <w:tcW w:w="1504" w:type="dxa"/>
          </w:tcPr>
          <w:p w14:paraId="36D3327B"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-23.38 – 24.15</w:t>
            </w:r>
          </w:p>
        </w:tc>
      </w:tr>
      <w:tr w:rsidR="003F1339" w14:paraId="4ECFC28C" w14:textId="77777777" w:rsidTr="003F1339">
        <w:tc>
          <w:tcPr>
            <w:cnfStyle w:val="001000000000" w:firstRow="0" w:lastRow="0" w:firstColumn="1" w:lastColumn="0" w:oddVBand="0" w:evenVBand="0" w:oddHBand="0" w:evenHBand="0" w:firstRowFirstColumn="0" w:firstRowLastColumn="0" w:lastRowFirstColumn="0" w:lastRowLastColumn="0"/>
            <w:tcW w:w="1504" w:type="dxa"/>
          </w:tcPr>
          <w:p w14:paraId="5E6EE16C" w14:textId="77777777" w:rsidR="003F1339" w:rsidRDefault="003F1339">
            <w:pPr>
              <w:jc w:val="both"/>
            </w:pPr>
          </w:p>
        </w:tc>
        <w:tc>
          <w:tcPr>
            <w:tcW w:w="1504" w:type="dxa"/>
          </w:tcPr>
          <w:p w14:paraId="5ECACC84" w14:textId="77777777" w:rsidR="003F1339" w:rsidRDefault="006319A3">
            <w:pPr>
              <w:jc w:val="both"/>
              <w:cnfStyle w:val="000000000000" w:firstRow="0" w:lastRow="0" w:firstColumn="0" w:lastColumn="0" w:oddVBand="0" w:evenVBand="0" w:oddHBand="0" w:evenHBand="0" w:firstRowFirstColumn="0" w:firstRowLastColumn="0" w:lastRowFirstColumn="0" w:lastRowLastColumn="0"/>
            </w:pPr>
            <w:r>
              <w:rPr>
                <w:sz w:val="19"/>
              </w:rPr>
              <w:t>RMTADG</w:t>
            </w:r>
          </w:p>
        </w:tc>
        <w:tc>
          <w:tcPr>
            <w:tcW w:w="1504" w:type="dxa"/>
          </w:tcPr>
          <w:p w14:paraId="2514CD74"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4,316</w:t>
            </w:r>
          </w:p>
        </w:tc>
        <w:tc>
          <w:tcPr>
            <w:tcW w:w="1504" w:type="dxa"/>
          </w:tcPr>
          <w:p w14:paraId="2A1AAB64"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2,658</w:t>
            </w:r>
          </w:p>
        </w:tc>
        <w:tc>
          <w:tcPr>
            <w:tcW w:w="1504" w:type="dxa"/>
          </w:tcPr>
          <w:p w14:paraId="5C2DE368"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0.00 (4.75)</w:t>
            </w:r>
          </w:p>
        </w:tc>
        <w:tc>
          <w:tcPr>
            <w:tcW w:w="1504" w:type="dxa"/>
          </w:tcPr>
          <w:p w14:paraId="677A02F1"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-10.23 – 25.82</w:t>
            </w:r>
          </w:p>
        </w:tc>
      </w:tr>
    </w:tbl>
    <w:p w14:paraId="13675D63" w14:textId="77777777" w:rsidR="003F1339" w:rsidRDefault="003F1339"/>
    <w:p w14:paraId="7F766159" w14:textId="77777777" w:rsidR="003F1339" w:rsidRDefault="006319A3">
      <w:pPr>
        <w:jc w:val="both"/>
      </w:pPr>
      <w:r>
        <w:rPr>
          <w:i/>
          <w:sz w:val="20"/>
        </w:rPr>
        <w:t>μ (SD) = mean (standard deviation). Trait abbreviations: CH₄ = daily methane output (g day⁻¹); CO₂ = daily carbon dioxide output (g day⁻¹); CH₄/MBW = methane per kg metabolic body weight (g day⁻¹ kg⁻⁰·⁷⁵); CH₄ ratio = CH₄/(CH₄+CO₂), mass basis; CH₄/ADG = methane per kg average daily gain (g kg⁻¹); CH₄/MM = methane per kg computed tomography (CT) muscle mass (g day⁻¹ kg⁻¹); CH₄/rumen = methane per litre CT rumen volume (g day⁻¹ L⁻¹); RMTMBW, RMTMBW+CO₂ and RMTADG = residual methane (g day⁻¹) from regression of CH₄ on metabolic body weight; metabolic body weight and CO₂; and average daily gain, respectively.</w:t>
      </w:r>
    </w:p>
    <w:p w14:paraId="7B8190FC" w14:textId="77777777" w:rsidR="003F1339" w:rsidRDefault="006319A3">
      <w:pPr>
        <w:pStyle w:val="Subheadings"/>
        <w:jc w:val="both"/>
      </w:pPr>
      <w:r>
        <w:rPr>
          <w:b w:val="0"/>
        </w:rPr>
        <w:t>Genetic parameters</w:t>
      </w:r>
    </w:p>
    <w:p w14:paraId="34A404EA" w14:textId="77777777" w:rsidR="003F1339" w:rsidRDefault="006319A3">
      <w:pPr>
        <w:jc w:val="both"/>
      </w:pPr>
      <w:r>
        <w:t xml:space="preserve">Genetic parameters for the methane and CO₂ trait definitions are presented in Table 2. Genetic standard deviations ranged from 0.06 g day⁻¹ kg⁻⁰·⁷⁵ for methane intensity (CH₄/MBW) to 35.92 g kg⁻¹ for methane expressed relative to growth rate (CH₄/ADG), with corresponding genetic coefficient of variation (CVa) values of 7.44% and 26.05%, respectively. Methane production (CH₄) had a genetic standard deviation of 1.47 g day⁻¹ and CVa of 8.20%, and carbon dioxide production (CO₂) had a genetic standard deviation of 117.18 g day⁻¹ and CVa </w:t>
      </w:r>
      <w:r>
        <w:lastRenderedPageBreak/>
        <w:t>of 9.85%. The genetic standard deviation for methane expressed relative to muscle mass and rumen volume were 0.20 g day⁻¹ kg⁻¹ and 0.37 g day⁻¹ L⁻¹ with CVa values of 13.59% and 13.83%, respectively. Residual methane traits (RMT</w:t>
      </w:r>
      <w:r w:rsidRPr="00B7153C">
        <w:rPr>
          <w:vertAlign w:val="subscript"/>
        </w:rPr>
        <w:t>MBW</w:t>
      </w:r>
      <w:r>
        <w:t>, RMT</w:t>
      </w:r>
      <w:r w:rsidRPr="00B7153C">
        <w:rPr>
          <w:vertAlign w:val="subscript"/>
        </w:rPr>
        <w:t>MBW+CO₂</w:t>
      </w:r>
      <w:r>
        <w:t>, and RMT</w:t>
      </w:r>
      <w:r w:rsidRPr="00B7153C">
        <w:rPr>
          <w:vertAlign w:val="subscript"/>
        </w:rPr>
        <w:t>ADG</w:t>
      </w:r>
      <w:r>
        <w:t>) had genetic standard deviations of 1.29, 1.41, and 1.55 g day⁻¹.</w:t>
      </w:r>
    </w:p>
    <w:p w14:paraId="135D581B" w14:textId="44A38243" w:rsidR="003F1339" w:rsidRDefault="006319A3">
      <w:pPr>
        <w:jc w:val="both"/>
      </w:pPr>
      <w:r>
        <w:t>Heritability estimates ranged from 0.12 ± 0.03 for CH₄/ADG to 0.46 ± 0.11 for CH₄/MM (Table 2). Heritability estimates for CH₄ (0.19), CH₄/MBW (0.16), CH₄ ratio (0.19), RMT</w:t>
      </w:r>
      <w:r w:rsidRPr="00FF40B4">
        <w:rPr>
          <w:vertAlign w:val="subscript"/>
        </w:rPr>
        <w:t>MBW</w:t>
      </w:r>
      <w:r>
        <w:t xml:space="preserve"> (0.16) and RMT</w:t>
      </w:r>
      <w:r w:rsidRPr="00FF40B4">
        <w:rPr>
          <w:vertAlign w:val="subscript"/>
        </w:rPr>
        <w:t>MBW+CO₂</w:t>
      </w:r>
      <w:r>
        <w:t xml:space="preserve"> (0.17), from the heterogeneous-residual model, and for CH₄/ADG (0.12 ± 0.03) and RMT</w:t>
      </w:r>
      <w:r w:rsidRPr="00FF40B4">
        <w:rPr>
          <w:vertAlign w:val="subscript"/>
        </w:rPr>
        <w:t>ADG</w:t>
      </w:r>
      <w:r>
        <w:t xml:space="preserve"> (0.28 ± 0.03) were broadly similar. </w:t>
      </w:r>
      <w:ins w:id="29" w:author="Noirin McHugh" w:date="2026-10-23T11:21:00Z" w16du:dateUtc="2026-10-23T10:21:00Z">
        <w:r w:rsidR="007F17FA">
          <w:t>Th</w:t>
        </w:r>
      </w:ins>
      <w:ins w:id="30" w:author="Noirin McHugh" w:date="2026-10-23T11:22:00Z" w16du:dateUtc="2026-10-23T10:22:00Z">
        <w:r w:rsidR="007F17FA">
          <w:t xml:space="preserve">e heritability for </w:t>
        </w:r>
      </w:ins>
      <w:del w:id="31" w:author="Noirin McHugh" w:date="2026-10-23T11:22:00Z" w16du:dateUtc="2026-10-23T10:22:00Z">
        <w:r w:rsidDel="007F17FA">
          <w:rPr>
            <w:highlight w:val="yellow"/>
          </w:rPr>
          <w:delText>C</w:delText>
        </w:r>
      </w:del>
      <w:ins w:id="32" w:author="Noirin McHugh" w:date="2026-10-23T11:22:00Z" w16du:dateUtc="2026-10-23T10:22:00Z">
        <w:r w:rsidR="007F17FA">
          <w:rPr>
            <w:highlight w:val="yellow"/>
          </w:rPr>
          <w:t>c</w:t>
        </w:r>
      </w:ins>
      <w:r>
        <w:rPr>
          <w:highlight w:val="yellow"/>
        </w:rPr>
        <w:t xml:space="preserve">arbon dioxide production (CO₂), also </w:t>
      </w:r>
      <w:ins w:id="33" w:author="Noirin McHugh" w:date="2026-10-23T11:22:00Z" w16du:dateUtc="2026-10-23T10:22:00Z">
        <w:r w:rsidR="007F17FA">
          <w:rPr>
            <w:highlight w:val="yellow"/>
          </w:rPr>
          <w:t xml:space="preserve">estimated </w:t>
        </w:r>
      </w:ins>
      <w:r>
        <w:rPr>
          <w:highlight w:val="yellow"/>
        </w:rPr>
        <w:t>from the heterogeneous-residual model, was somewhat more heritable than most methane traits (0.25; repeatability 0.43).</w:t>
      </w:r>
      <w:r>
        <w:t xml:space="preserve"> Methane expressed relative to muscle mass and rumen volume produced larger heritability estimates (0.46 ± 0.11 and 0.35 ± 0.11), although both were associated with larger standard errors, consistent with their much smaller sample sizes (766 CT records). Where the permanent environmental variance could be estimated, repeatability ranged from 0.20 (CH₄/MBW) to 0.43 (CO₂).</w:t>
      </w:r>
    </w:p>
    <w:p w14:paraId="7F09C824" w14:textId="77777777" w:rsidR="003F1339" w:rsidRDefault="006319A3">
      <w:pPr>
        <w:jc w:val="both"/>
      </w:pPr>
      <w:r>
        <w:rPr>
          <w:b/>
        </w:rPr>
        <w:t>Table 2.</w:t>
      </w:r>
      <w:r>
        <w:t xml:space="preserve"> Genetic parameters for methane and CO₂ trait definitions.</w:t>
      </w:r>
    </w:p>
    <w:tbl>
      <w:tblPr>
        <w:tblStyle w:val="PlainTable2"/>
        <w:tblW w:w="0" w:type="auto"/>
        <w:tblLook w:val="04A0" w:firstRow="1" w:lastRow="0" w:firstColumn="1" w:lastColumn="0" w:noHBand="0" w:noVBand="1"/>
      </w:tblPr>
      <w:tblGrid>
        <w:gridCol w:w="1254"/>
        <w:gridCol w:w="1531"/>
        <w:gridCol w:w="1261"/>
        <w:gridCol w:w="1261"/>
        <w:gridCol w:w="1236"/>
        <w:gridCol w:w="1236"/>
        <w:gridCol w:w="1247"/>
      </w:tblGrid>
      <w:tr w:rsidR="003F1339" w14:paraId="79E859FF" w14:textId="77777777" w:rsidTr="003F13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9" w:type="dxa"/>
          </w:tcPr>
          <w:p w14:paraId="35500018" w14:textId="77777777" w:rsidR="003F1339" w:rsidRDefault="006319A3">
            <w:pPr>
              <w:jc w:val="both"/>
            </w:pPr>
            <w:r>
              <w:rPr>
                <w:b w:val="0"/>
                <w:sz w:val="19"/>
              </w:rPr>
              <w:t>Trait group</w:t>
            </w:r>
          </w:p>
        </w:tc>
        <w:tc>
          <w:tcPr>
            <w:tcW w:w="1289" w:type="dxa"/>
          </w:tcPr>
          <w:p w14:paraId="59206BAA" w14:textId="77777777" w:rsidR="003F1339" w:rsidRDefault="006319A3">
            <w:pPr>
              <w:jc w:val="both"/>
              <w:cnfStyle w:val="100000000000" w:firstRow="1" w:lastRow="0" w:firstColumn="0" w:lastColumn="0" w:oddVBand="0" w:evenVBand="0" w:oddHBand="0" w:evenHBand="0" w:firstRowFirstColumn="0" w:firstRowLastColumn="0" w:lastRowFirstColumn="0" w:lastRowLastColumn="0"/>
            </w:pPr>
            <w:r>
              <w:rPr>
                <w:b w:val="0"/>
                <w:sz w:val="19"/>
              </w:rPr>
              <w:t>Trait</w:t>
            </w:r>
          </w:p>
        </w:tc>
        <w:tc>
          <w:tcPr>
            <w:tcW w:w="1289" w:type="dxa"/>
          </w:tcPr>
          <w:p w14:paraId="4BCF3585" w14:textId="77777777" w:rsidR="003F1339" w:rsidRDefault="006319A3">
            <w:pPr>
              <w:jc w:val="center"/>
              <w:cnfStyle w:val="100000000000" w:firstRow="1" w:lastRow="0" w:firstColumn="0" w:lastColumn="0" w:oddVBand="0" w:evenVBand="0" w:oddHBand="0" w:evenHBand="0" w:firstRowFirstColumn="0" w:firstRowLastColumn="0" w:lastRowFirstColumn="0" w:lastRowLastColumn="0"/>
            </w:pPr>
            <w:r>
              <w:rPr>
                <w:b w:val="0"/>
                <w:sz w:val="19"/>
              </w:rPr>
              <w:t>σa</w:t>
            </w:r>
          </w:p>
        </w:tc>
        <w:tc>
          <w:tcPr>
            <w:tcW w:w="1289" w:type="dxa"/>
          </w:tcPr>
          <w:p w14:paraId="67450435" w14:textId="77777777" w:rsidR="003F1339" w:rsidRDefault="006319A3">
            <w:pPr>
              <w:jc w:val="center"/>
              <w:cnfStyle w:val="100000000000" w:firstRow="1" w:lastRow="0" w:firstColumn="0" w:lastColumn="0" w:oddVBand="0" w:evenVBand="0" w:oddHBand="0" w:evenHBand="0" w:firstRowFirstColumn="0" w:firstRowLastColumn="0" w:lastRowFirstColumn="0" w:lastRowLastColumn="0"/>
            </w:pPr>
            <w:r>
              <w:rPr>
                <w:b w:val="0"/>
                <w:sz w:val="19"/>
              </w:rPr>
              <w:t>σpe</w:t>
            </w:r>
          </w:p>
        </w:tc>
        <w:tc>
          <w:tcPr>
            <w:tcW w:w="1289" w:type="dxa"/>
          </w:tcPr>
          <w:p w14:paraId="5DBF5DBD" w14:textId="77777777" w:rsidR="003F1339" w:rsidRDefault="006319A3">
            <w:pPr>
              <w:jc w:val="center"/>
              <w:cnfStyle w:val="100000000000" w:firstRow="1" w:lastRow="0" w:firstColumn="0" w:lastColumn="0" w:oddVBand="0" w:evenVBand="0" w:oddHBand="0" w:evenHBand="0" w:firstRowFirstColumn="0" w:firstRowLastColumn="0" w:lastRowFirstColumn="0" w:lastRowLastColumn="0"/>
            </w:pPr>
            <w:r>
              <w:rPr>
                <w:b w:val="0"/>
                <w:sz w:val="19"/>
              </w:rPr>
              <w:t>h² (SE)</w:t>
            </w:r>
          </w:p>
        </w:tc>
        <w:tc>
          <w:tcPr>
            <w:tcW w:w="1289" w:type="dxa"/>
          </w:tcPr>
          <w:p w14:paraId="117BF880" w14:textId="77777777" w:rsidR="003F1339" w:rsidRDefault="006319A3">
            <w:pPr>
              <w:jc w:val="center"/>
              <w:cnfStyle w:val="100000000000" w:firstRow="1" w:lastRow="0" w:firstColumn="0" w:lastColumn="0" w:oddVBand="0" w:evenVBand="0" w:oddHBand="0" w:evenHBand="0" w:firstRowFirstColumn="0" w:firstRowLastColumn="0" w:lastRowFirstColumn="0" w:lastRowLastColumn="0"/>
            </w:pPr>
            <w:r>
              <w:rPr>
                <w:b w:val="0"/>
                <w:sz w:val="19"/>
              </w:rPr>
              <w:t>t (SE)</w:t>
            </w:r>
          </w:p>
        </w:tc>
        <w:tc>
          <w:tcPr>
            <w:tcW w:w="1289" w:type="dxa"/>
          </w:tcPr>
          <w:p w14:paraId="5BF8FBFF" w14:textId="77777777" w:rsidR="003F1339" w:rsidRDefault="006319A3">
            <w:pPr>
              <w:jc w:val="center"/>
              <w:cnfStyle w:val="100000000000" w:firstRow="1" w:lastRow="0" w:firstColumn="0" w:lastColumn="0" w:oddVBand="0" w:evenVBand="0" w:oddHBand="0" w:evenHBand="0" w:firstRowFirstColumn="0" w:firstRowLastColumn="0" w:lastRowFirstColumn="0" w:lastRowLastColumn="0"/>
            </w:pPr>
            <w:r>
              <w:rPr>
                <w:b w:val="0"/>
                <w:sz w:val="19"/>
              </w:rPr>
              <w:t>CVa</w:t>
            </w:r>
          </w:p>
        </w:tc>
      </w:tr>
      <w:tr w:rsidR="003F1339" w14:paraId="16896496" w14:textId="77777777" w:rsidTr="003F1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9" w:type="dxa"/>
          </w:tcPr>
          <w:p w14:paraId="61D18F36" w14:textId="77777777" w:rsidR="003F1339" w:rsidRDefault="006319A3">
            <w:pPr>
              <w:jc w:val="both"/>
            </w:pPr>
            <w:r>
              <w:rPr>
                <w:b w:val="0"/>
                <w:sz w:val="19"/>
              </w:rPr>
              <w:t>Absolute</w:t>
            </w:r>
          </w:p>
        </w:tc>
        <w:tc>
          <w:tcPr>
            <w:tcW w:w="1289" w:type="dxa"/>
          </w:tcPr>
          <w:p w14:paraId="3F6FE2F5" w14:textId="77777777" w:rsidR="003F1339" w:rsidRDefault="006319A3">
            <w:pPr>
              <w:jc w:val="both"/>
              <w:cnfStyle w:val="000000100000" w:firstRow="0" w:lastRow="0" w:firstColumn="0" w:lastColumn="0" w:oddVBand="0" w:evenVBand="0" w:oddHBand="1" w:evenHBand="0" w:firstRowFirstColumn="0" w:firstRowLastColumn="0" w:lastRowFirstColumn="0" w:lastRowLastColumn="0"/>
            </w:pPr>
            <w:r>
              <w:rPr>
                <w:sz w:val="19"/>
              </w:rPr>
              <w:t>CH₄</w:t>
            </w:r>
          </w:p>
        </w:tc>
        <w:tc>
          <w:tcPr>
            <w:tcW w:w="1289" w:type="dxa"/>
          </w:tcPr>
          <w:p w14:paraId="4262B0C3"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1.47</w:t>
            </w:r>
          </w:p>
        </w:tc>
        <w:tc>
          <w:tcPr>
            <w:tcW w:w="1289" w:type="dxa"/>
          </w:tcPr>
          <w:p w14:paraId="5F2407EC"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0.61</w:t>
            </w:r>
          </w:p>
        </w:tc>
        <w:tc>
          <w:tcPr>
            <w:tcW w:w="1289" w:type="dxa"/>
          </w:tcPr>
          <w:p w14:paraId="0450D5D5"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0.19</w:t>
            </w:r>
          </w:p>
        </w:tc>
        <w:tc>
          <w:tcPr>
            <w:tcW w:w="1289" w:type="dxa"/>
          </w:tcPr>
          <w:p w14:paraId="2C2811D7"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0.22</w:t>
            </w:r>
          </w:p>
        </w:tc>
        <w:tc>
          <w:tcPr>
            <w:tcW w:w="1289" w:type="dxa"/>
          </w:tcPr>
          <w:p w14:paraId="18412732"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8.20%</w:t>
            </w:r>
          </w:p>
        </w:tc>
      </w:tr>
      <w:tr w:rsidR="003F1339" w14:paraId="6637C2A5" w14:textId="77777777" w:rsidTr="003F1339">
        <w:tc>
          <w:tcPr>
            <w:cnfStyle w:val="001000000000" w:firstRow="0" w:lastRow="0" w:firstColumn="1" w:lastColumn="0" w:oddVBand="0" w:evenVBand="0" w:oddHBand="0" w:evenHBand="0" w:firstRowFirstColumn="0" w:firstRowLastColumn="0" w:lastRowFirstColumn="0" w:lastRowLastColumn="0"/>
            <w:tcW w:w="1289" w:type="dxa"/>
          </w:tcPr>
          <w:p w14:paraId="2FE4838B" w14:textId="77777777" w:rsidR="003F1339" w:rsidRDefault="006319A3">
            <w:pPr>
              <w:jc w:val="both"/>
            </w:pPr>
            <w:r>
              <w:rPr>
                <w:b w:val="0"/>
                <w:sz w:val="19"/>
                <w:highlight w:val="yellow"/>
              </w:rPr>
              <w:t>Absolute</w:t>
            </w:r>
          </w:p>
        </w:tc>
        <w:tc>
          <w:tcPr>
            <w:tcW w:w="1289" w:type="dxa"/>
          </w:tcPr>
          <w:p w14:paraId="6C97360C" w14:textId="77777777" w:rsidR="003F1339" w:rsidRDefault="006319A3">
            <w:pPr>
              <w:jc w:val="both"/>
              <w:cnfStyle w:val="000000000000" w:firstRow="0" w:lastRow="0" w:firstColumn="0" w:lastColumn="0" w:oddVBand="0" w:evenVBand="0" w:oddHBand="0" w:evenHBand="0" w:firstRowFirstColumn="0" w:firstRowLastColumn="0" w:lastRowFirstColumn="0" w:lastRowLastColumn="0"/>
            </w:pPr>
            <w:r>
              <w:rPr>
                <w:sz w:val="19"/>
                <w:highlight w:val="yellow"/>
              </w:rPr>
              <w:t>CO₂</w:t>
            </w:r>
          </w:p>
        </w:tc>
        <w:tc>
          <w:tcPr>
            <w:tcW w:w="1289" w:type="dxa"/>
          </w:tcPr>
          <w:p w14:paraId="0001604D"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highlight w:val="yellow"/>
              </w:rPr>
              <w:t>117.18</w:t>
            </w:r>
          </w:p>
        </w:tc>
        <w:tc>
          <w:tcPr>
            <w:tcW w:w="1289" w:type="dxa"/>
          </w:tcPr>
          <w:p w14:paraId="4FD819DA"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highlight w:val="yellow"/>
              </w:rPr>
              <w:t>97.26</w:t>
            </w:r>
          </w:p>
        </w:tc>
        <w:tc>
          <w:tcPr>
            <w:tcW w:w="1289" w:type="dxa"/>
          </w:tcPr>
          <w:p w14:paraId="30649CA9"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highlight w:val="yellow"/>
              </w:rPr>
              <w:t>0.25</w:t>
            </w:r>
          </w:p>
        </w:tc>
        <w:tc>
          <w:tcPr>
            <w:tcW w:w="1289" w:type="dxa"/>
          </w:tcPr>
          <w:p w14:paraId="1EDAC647"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highlight w:val="yellow"/>
              </w:rPr>
              <w:t>0.43</w:t>
            </w:r>
          </w:p>
        </w:tc>
        <w:tc>
          <w:tcPr>
            <w:tcW w:w="1289" w:type="dxa"/>
          </w:tcPr>
          <w:p w14:paraId="49F56530"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highlight w:val="yellow"/>
              </w:rPr>
              <w:t>9.85%</w:t>
            </w:r>
          </w:p>
        </w:tc>
      </w:tr>
      <w:tr w:rsidR="003F1339" w14:paraId="628121A2" w14:textId="77777777" w:rsidTr="003F1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9" w:type="dxa"/>
          </w:tcPr>
          <w:p w14:paraId="0433167A" w14:textId="77777777" w:rsidR="003F1339" w:rsidRDefault="006319A3">
            <w:pPr>
              <w:jc w:val="both"/>
            </w:pPr>
            <w:r>
              <w:rPr>
                <w:b w:val="0"/>
                <w:sz w:val="19"/>
              </w:rPr>
              <w:t>Ratio</w:t>
            </w:r>
          </w:p>
        </w:tc>
        <w:tc>
          <w:tcPr>
            <w:tcW w:w="1289" w:type="dxa"/>
          </w:tcPr>
          <w:p w14:paraId="36F1F454" w14:textId="77777777" w:rsidR="003F1339" w:rsidRDefault="006319A3">
            <w:pPr>
              <w:jc w:val="both"/>
              <w:cnfStyle w:val="000000100000" w:firstRow="0" w:lastRow="0" w:firstColumn="0" w:lastColumn="0" w:oddVBand="0" w:evenVBand="0" w:oddHBand="1" w:evenHBand="0" w:firstRowFirstColumn="0" w:firstRowLastColumn="0" w:lastRowFirstColumn="0" w:lastRowLastColumn="0"/>
            </w:pPr>
            <w:r>
              <w:rPr>
                <w:sz w:val="19"/>
              </w:rPr>
              <w:t>CH₄/MBW</w:t>
            </w:r>
          </w:p>
        </w:tc>
        <w:tc>
          <w:tcPr>
            <w:tcW w:w="1289" w:type="dxa"/>
          </w:tcPr>
          <w:p w14:paraId="7B370238"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0.060</w:t>
            </w:r>
          </w:p>
        </w:tc>
        <w:tc>
          <w:tcPr>
            <w:tcW w:w="1289" w:type="dxa"/>
          </w:tcPr>
          <w:p w14:paraId="085D1808"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0.034</w:t>
            </w:r>
          </w:p>
        </w:tc>
        <w:tc>
          <w:tcPr>
            <w:tcW w:w="1289" w:type="dxa"/>
          </w:tcPr>
          <w:p w14:paraId="766F9DC8"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0.16</w:t>
            </w:r>
          </w:p>
        </w:tc>
        <w:tc>
          <w:tcPr>
            <w:tcW w:w="1289" w:type="dxa"/>
          </w:tcPr>
          <w:p w14:paraId="3304E84F"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0.20</w:t>
            </w:r>
          </w:p>
        </w:tc>
        <w:tc>
          <w:tcPr>
            <w:tcW w:w="1289" w:type="dxa"/>
          </w:tcPr>
          <w:p w14:paraId="5E50F2D8"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7.44%</w:t>
            </w:r>
          </w:p>
        </w:tc>
      </w:tr>
      <w:tr w:rsidR="003F1339" w14:paraId="37D7E85D" w14:textId="77777777" w:rsidTr="003F1339">
        <w:tc>
          <w:tcPr>
            <w:cnfStyle w:val="001000000000" w:firstRow="0" w:lastRow="0" w:firstColumn="1" w:lastColumn="0" w:oddVBand="0" w:evenVBand="0" w:oddHBand="0" w:evenHBand="0" w:firstRowFirstColumn="0" w:firstRowLastColumn="0" w:lastRowFirstColumn="0" w:lastRowLastColumn="0"/>
            <w:tcW w:w="1289" w:type="dxa"/>
          </w:tcPr>
          <w:p w14:paraId="0EF4238A" w14:textId="77777777" w:rsidR="003F1339" w:rsidRDefault="003F1339">
            <w:pPr>
              <w:jc w:val="both"/>
            </w:pPr>
          </w:p>
        </w:tc>
        <w:tc>
          <w:tcPr>
            <w:tcW w:w="1289" w:type="dxa"/>
          </w:tcPr>
          <w:p w14:paraId="470416E3" w14:textId="77777777" w:rsidR="003F1339" w:rsidRDefault="006319A3">
            <w:pPr>
              <w:jc w:val="both"/>
              <w:cnfStyle w:val="000000000000" w:firstRow="0" w:lastRow="0" w:firstColumn="0" w:lastColumn="0" w:oddVBand="0" w:evenVBand="0" w:oddHBand="0" w:evenHBand="0" w:firstRowFirstColumn="0" w:firstRowLastColumn="0" w:lastRowFirstColumn="0" w:lastRowLastColumn="0"/>
            </w:pPr>
            <w:r>
              <w:rPr>
                <w:sz w:val="19"/>
              </w:rPr>
              <w:t>CH₄ ratio</w:t>
            </w:r>
          </w:p>
        </w:tc>
        <w:tc>
          <w:tcPr>
            <w:tcW w:w="1289" w:type="dxa"/>
          </w:tcPr>
          <w:p w14:paraId="02EECD52"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1.63×10⁻³</w:t>
            </w:r>
          </w:p>
        </w:tc>
        <w:tc>
          <w:tcPr>
            <w:tcW w:w="1289" w:type="dxa"/>
          </w:tcPr>
          <w:p w14:paraId="1E4787E0"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1.39×10⁻³</w:t>
            </w:r>
          </w:p>
        </w:tc>
        <w:tc>
          <w:tcPr>
            <w:tcW w:w="1289" w:type="dxa"/>
          </w:tcPr>
          <w:p w14:paraId="393461FD"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0.19</w:t>
            </w:r>
          </w:p>
        </w:tc>
        <w:tc>
          <w:tcPr>
            <w:tcW w:w="1289" w:type="dxa"/>
          </w:tcPr>
          <w:p w14:paraId="299FE793"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0.32</w:t>
            </w:r>
          </w:p>
        </w:tc>
        <w:tc>
          <w:tcPr>
            <w:tcW w:w="1289" w:type="dxa"/>
          </w:tcPr>
          <w:p w14:paraId="7683C2DF"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w:t>
            </w:r>
          </w:p>
        </w:tc>
      </w:tr>
      <w:tr w:rsidR="003F1339" w14:paraId="59A4B485" w14:textId="77777777" w:rsidTr="003F1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9" w:type="dxa"/>
          </w:tcPr>
          <w:p w14:paraId="70F9FB4B" w14:textId="77777777" w:rsidR="003F1339" w:rsidRDefault="003F1339">
            <w:pPr>
              <w:jc w:val="both"/>
            </w:pPr>
          </w:p>
        </w:tc>
        <w:tc>
          <w:tcPr>
            <w:tcW w:w="1289" w:type="dxa"/>
          </w:tcPr>
          <w:p w14:paraId="412A5F56" w14:textId="77777777" w:rsidR="003F1339" w:rsidRDefault="006319A3">
            <w:pPr>
              <w:jc w:val="both"/>
              <w:cnfStyle w:val="000000100000" w:firstRow="0" w:lastRow="0" w:firstColumn="0" w:lastColumn="0" w:oddVBand="0" w:evenVBand="0" w:oddHBand="1" w:evenHBand="0" w:firstRowFirstColumn="0" w:firstRowLastColumn="0" w:lastRowFirstColumn="0" w:lastRowLastColumn="0"/>
            </w:pPr>
            <w:r>
              <w:rPr>
                <w:sz w:val="19"/>
              </w:rPr>
              <w:t>CH₄/ADG</w:t>
            </w:r>
          </w:p>
        </w:tc>
        <w:tc>
          <w:tcPr>
            <w:tcW w:w="1289" w:type="dxa"/>
          </w:tcPr>
          <w:p w14:paraId="11984016"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35.92 (4.73)</w:t>
            </w:r>
          </w:p>
        </w:tc>
        <w:tc>
          <w:tcPr>
            <w:tcW w:w="1289" w:type="dxa"/>
          </w:tcPr>
          <w:p w14:paraId="18DF374E"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44.35 (3.68)</w:t>
            </w:r>
          </w:p>
        </w:tc>
        <w:tc>
          <w:tcPr>
            <w:tcW w:w="1289" w:type="dxa"/>
          </w:tcPr>
          <w:p w14:paraId="46595E5D"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0.12 (0.03)</w:t>
            </w:r>
          </w:p>
        </w:tc>
        <w:tc>
          <w:tcPr>
            <w:tcW w:w="1289" w:type="dxa"/>
          </w:tcPr>
          <w:p w14:paraId="6D85E402"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0.30 (0.02)</w:t>
            </w:r>
          </w:p>
        </w:tc>
        <w:tc>
          <w:tcPr>
            <w:tcW w:w="1289" w:type="dxa"/>
          </w:tcPr>
          <w:p w14:paraId="448912D8"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26.05%</w:t>
            </w:r>
          </w:p>
        </w:tc>
      </w:tr>
      <w:tr w:rsidR="003F1339" w14:paraId="6E50552D" w14:textId="77777777" w:rsidTr="003F1339">
        <w:tc>
          <w:tcPr>
            <w:cnfStyle w:val="001000000000" w:firstRow="0" w:lastRow="0" w:firstColumn="1" w:lastColumn="0" w:oddVBand="0" w:evenVBand="0" w:oddHBand="0" w:evenHBand="0" w:firstRowFirstColumn="0" w:firstRowLastColumn="0" w:lastRowFirstColumn="0" w:lastRowLastColumn="0"/>
            <w:tcW w:w="1289" w:type="dxa"/>
          </w:tcPr>
          <w:p w14:paraId="1EAE3A2B" w14:textId="77777777" w:rsidR="003F1339" w:rsidRDefault="003F1339">
            <w:pPr>
              <w:jc w:val="both"/>
            </w:pPr>
          </w:p>
        </w:tc>
        <w:tc>
          <w:tcPr>
            <w:tcW w:w="1289" w:type="dxa"/>
          </w:tcPr>
          <w:p w14:paraId="1CFA5406" w14:textId="77777777" w:rsidR="003F1339" w:rsidRDefault="006319A3">
            <w:pPr>
              <w:jc w:val="both"/>
              <w:cnfStyle w:val="000000000000" w:firstRow="0" w:lastRow="0" w:firstColumn="0" w:lastColumn="0" w:oddVBand="0" w:evenVBand="0" w:oddHBand="0" w:evenHBand="0" w:firstRowFirstColumn="0" w:firstRowLastColumn="0" w:lastRowFirstColumn="0" w:lastRowLastColumn="0"/>
            </w:pPr>
            <w:r>
              <w:rPr>
                <w:sz w:val="19"/>
              </w:rPr>
              <w:t>CH₄/MM</w:t>
            </w:r>
          </w:p>
        </w:tc>
        <w:tc>
          <w:tcPr>
            <w:tcW w:w="1289" w:type="dxa"/>
          </w:tcPr>
          <w:p w14:paraId="4A7619D5"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0.20 (0.03)</w:t>
            </w:r>
          </w:p>
        </w:tc>
        <w:tc>
          <w:tcPr>
            <w:tcW w:w="1289" w:type="dxa"/>
          </w:tcPr>
          <w:p w14:paraId="2FC9EE4D"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w:t>
            </w:r>
          </w:p>
        </w:tc>
        <w:tc>
          <w:tcPr>
            <w:tcW w:w="1289" w:type="dxa"/>
          </w:tcPr>
          <w:p w14:paraId="70C7C55B"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0.46 (0.11)</w:t>
            </w:r>
          </w:p>
        </w:tc>
        <w:tc>
          <w:tcPr>
            <w:tcW w:w="1289" w:type="dxa"/>
          </w:tcPr>
          <w:p w14:paraId="3AEB158A"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w:t>
            </w:r>
          </w:p>
        </w:tc>
        <w:tc>
          <w:tcPr>
            <w:tcW w:w="1289" w:type="dxa"/>
          </w:tcPr>
          <w:p w14:paraId="67A6351C"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13.59%</w:t>
            </w:r>
          </w:p>
        </w:tc>
      </w:tr>
      <w:tr w:rsidR="003F1339" w14:paraId="0D33536F" w14:textId="77777777" w:rsidTr="003F1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9" w:type="dxa"/>
          </w:tcPr>
          <w:p w14:paraId="1AE08FAB" w14:textId="77777777" w:rsidR="003F1339" w:rsidRDefault="003F1339">
            <w:pPr>
              <w:jc w:val="both"/>
            </w:pPr>
          </w:p>
        </w:tc>
        <w:tc>
          <w:tcPr>
            <w:tcW w:w="1289" w:type="dxa"/>
          </w:tcPr>
          <w:p w14:paraId="33F45163" w14:textId="77777777" w:rsidR="003F1339" w:rsidRDefault="006319A3">
            <w:pPr>
              <w:jc w:val="both"/>
              <w:cnfStyle w:val="000000100000" w:firstRow="0" w:lastRow="0" w:firstColumn="0" w:lastColumn="0" w:oddVBand="0" w:evenVBand="0" w:oddHBand="1" w:evenHBand="0" w:firstRowFirstColumn="0" w:firstRowLastColumn="0" w:lastRowFirstColumn="0" w:lastRowLastColumn="0"/>
            </w:pPr>
            <w:r>
              <w:rPr>
                <w:sz w:val="19"/>
              </w:rPr>
              <w:t>CH₄/rumen</w:t>
            </w:r>
          </w:p>
        </w:tc>
        <w:tc>
          <w:tcPr>
            <w:tcW w:w="1289" w:type="dxa"/>
          </w:tcPr>
          <w:p w14:paraId="3EE31AA2"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0.37 (0.06)</w:t>
            </w:r>
          </w:p>
        </w:tc>
        <w:tc>
          <w:tcPr>
            <w:tcW w:w="1289" w:type="dxa"/>
          </w:tcPr>
          <w:p w14:paraId="29818043"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w:t>
            </w:r>
          </w:p>
        </w:tc>
        <w:tc>
          <w:tcPr>
            <w:tcW w:w="1289" w:type="dxa"/>
          </w:tcPr>
          <w:p w14:paraId="682241C9"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0.35 (0.11)</w:t>
            </w:r>
          </w:p>
        </w:tc>
        <w:tc>
          <w:tcPr>
            <w:tcW w:w="1289" w:type="dxa"/>
          </w:tcPr>
          <w:p w14:paraId="0542A5BF"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w:t>
            </w:r>
          </w:p>
        </w:tc>
        <w:tc>
          <w:tcPr>
            <w:tcW w:w="1289" w:type="dxa"/>
          </w:tcPr>
          <w:p w14:paraId="68DD4F2D"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13.83%</w:t>
            </w:r>
          </w:p>
        </w:tc>
      </w:tr>
      <w:tr w:rsidR="003F1339" w14:paraId="7B99FA1C" w14:textId="77777777" w:rsidTr="003F1339">
        <w:tc>
          <w:tcPr>
            <w:cnfStyle w:val="001000000000" w:firstRow="0" w:lastRow="0" w:firstColumn="1" w:lastColumn="0" w:oddVBand="0" w:evenVBand="0" w:oddHBand="0" w:evenHBand="0" w:firstRowFirstColumn="0" w:firstRowLastColumn="0" w:lastRowFirstColumn="0" w:lastRowLastColumn="0"/>
            <w:tcW w:w="1289" w:type="dxa"/>
          </w:tcPr>
          <w:p w14:paraId="051473E3" w14:textId="77777777" w:rsidR="003F1339" w:rsidRDefault="006319A3">
            <w:pPr>
              <w:jc w:val="both"/>
            </w:pPr>
            <w:r>
              <w:rPr>
                <w:b w:val="0"/>
                <w:sz w:val="19"/>
              </w:rPr>
              <w:t>Residual</w:t>
            </w:r>
          </w:p>
        </w:tc>
        <w:tc>
          <w:tcPr>
            <w:tcW w:w="1289" w:type="dxa"/>
          </w:tcPr>
          <w:p w14:paraId="7CAE8588" w14:textId="77777777" w:rsidR="003F1339" w:rsidRDefault="006319A3">
            <w:pPr>
              <w:jc w:val="both"/>
              <w:cnfStyle w:val="000000000000" w:firstRow="0" w:lastRow="0" w:firstColumn="0" w:lastColumn="0" w:oddVBand="0" w:evenVBand="0" w:oddHBand="0" w:evenHBand="0" w:firstRowFirstColumn="0" w:firstRowLastColumn="0" w:lastRowFirstColumn="0" w:lastRowLastColumn="0"/>
            </w:pPr>
            <w:r>
              <w:rPr>
                <w:sz w:val="19"/>
              </w:rPr>
              <w:t>RMTMBW</w:t>
            </w:r>
          </w:p>
        </w:tc>
        <w:tc>
          <w:tcPr>
            <w:tcW w:w="1289" w:type="dxa"/>
          </w:tcPr>
          <w:p w14:paraId="4E45A9D7"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1.29</w:t>
            </w:r>
          </w:p>
        </w:tc>
        <w:tc>
          <w:tcPr>
            <w:tcW w:w="1289" w:type="dxa"/>
          </w:tcPr>
          <w:p w14:paraId="61918B9F"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0.90</w:t>
            </w:r>
          </w:p>
        </w:tc>
        <w:tc>
          <w:tcPr>
            <w:tcW w:w="1289" w:type="dxa"/>
          </w:tcPr>
          <w:p w14:paraId="27A64FE5"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0.16</w:t>
            </w:r>
          </w:p>
        </w:tc>
        <w:tc>
          <w:tcPr>
            <w:tcW w:w="1289" w:type="dxa"/>
          </w:tcPr>
          <w:p w14:paraId="3253C4B5"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0.24</w:t>
            </w:r>
          </w:p>
        </w:tc>
        <w:tc>
          <w:tcPr>
            <w:tcW w:w="1289" w:type="dxa"/>
          </w:tcPr>
          <w:p w14:paraId="52AE164A"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w:t>
            </w:r>
          </w:p>
        </w:tc>
      </w:tr>
      <w:tr w:rsidR="003F1339" w14:paraId="5DE8F059" w14:textId="77777777" w:rsidTr="003F1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9" w:type="dxa"/>
          </w:tcPr>
          <w:p w14:paraId="5D1CED38" w14:textId="77777777" w:rsidR="003F1339" w:rsidRDefault="003F1339">
            <w:pPr>
              <w:jc w:val="both"/>
            </w:pPr>
          </w:p>
        </w:tc>
        <w:tc>
          <w:tcPr>
            <w:tcW w:w="1289" w:type="dxa"/>
          </w:tcPr>
          <w:p w14:paraId="39C570A9" w14:textId="77777777" w:rsidR="003F1339" w:rsidRDefault="006319A3">
            <w:pPr>
              <w:jc w:val="both"/>
              <w:cnfStyle w:val="000000100000" w:firstRow="0" w:lastRow="0" w:firstColumn="0" w:lastColumn="0" w:oddVBand="0" w:evenVBand="0" w:oddHBand="1" w:evenHBand="0" w:firstRowFirstColumn="0" w:firstRowLastColumn="0" w:lastRowFirstColumn="0" w:lastRowLastColumn="0"/>
            </w:pPr>
            <w:r>
              <w:rPr>
                <w:sz w:val="19"/>
              </w:rPr>
              <w:t>RMTMBW+CO₂</w:t>
            </w:r>
          </w:p>
        </w:tc>
        <w:tc>
          <w:tcPr>
            <w:tcW w:w="1289" w:type="dxa"/>
          </w:tcPr>
          <w:p w14:paraId="667FCBC6"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1.41</w:t>
            </w:r>
          </w:p>
        </w:tc>
        <w:tc>
          <w:tcPr>
            <w:tcW w:w="1289" w:type="dxa"/>
          </w:tcPr>
          <w:p w14:paraId="4FB9569A"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1.14</w:t>
            </w:r>
          </w:p>
        </w:tc>
        <w:tc>
          <w:tcPr>
            <w:tcW w:w="1289" w:type="dxa"/>
          </w:tcPr>
          <w:p w14:paraId="143C2C76"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0.17</w:t>
            </w:r>
          </w:p>
        </w:tc>
        <w:tc>
          <w:tcPr>
            <w:tcW w:w="1289" w:type="dxa"/>
          </w:tcPr>
          <w:p w14:paraId="63826E87"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0.28</w:t>
            </w:r>
          </w:p>
        </w:tc>
        <w:tc>
          <w:tcPr>
            <w:tcW w:w="1289" w:type="dxa"/>
          </w:tcPr>
          <w:p w14:paraId="1DD70BB5"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w:t>
            </w:r>
          </w:p>
        </w:tc>
      </w:tr>
      <w:tr w:rsidR="003F1339" w14:paraId="6C3C9E41" w14:textId="77777777" w:rsidTr="003F1339">
        <w:tc>
          <w:tcPr>
            <w:cnfStyle w:val="001000000000" w:firstRow="0" w:lastRow="0" w:firstColumn="1" w:lastColumn="0" w:oddVBand="0" w:evenVBand="0" w:oddHBand="0" w:evenHBand="0" w:firstRowFirstColumn="0" w:firstRowLastColumn="0" w:lastRowFirstColumn="0" w:lastRowLastColumn="0"/>
            <w:tcW w:w="1289" w:type="dxa"/>
          </w:tcPr>
          <w:p w14:paraId="4C597F1E" w14:textId="77777777" w:rsidR="003F1339" w:rsidRDefault="003F1339">
            <w:pPr>
              <w:jc w:val="both"/>
            </w:pPr>
          </w:p>
        </w:tc>
        <w:tc>
          <w:tcPr>
            <w:tcW w:w="1289" w:type="dxa"/>
          </w:tcPr>
          <w:p w14:paraId="206E743F" w14:textId="77777777" w:rsidR="003F1339" w:rsidRDefault="006319A3">
            <w:pPr>
              <w:jc w:val="both"/>
              <w:cnfStyle w:val="000000000000" w:firstRow="0" w:lastRow="0" w:firstColumn="0" w:lastColumn="0" w:oddVBand="0" w:evenVBand="0" w:oddHBand="0" w:evenHBand="0" w:firstRowFirstColumn="0" w:firstRowLastColumn="0" w:lastRowFirstColumn="0" w:lastRowLastColumn="0"/>
            </w:pPr>
            <w:r>
              <w:rPr>
                <w:sz w:val="19"/>
              </w:rPr>
              <w:t>RMTADG</w:t>
            </w:r>
          </w:p>
        </w:tc>
        <w:tc>
          <w:tcPr>
            <w:tcW w:w="1289" w:type="dxa"/>
          </w:tcPr>
          <w:p w14:paraId="486E6044"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1.55 (0.08)</w:t>
            </w:r>
          </w:p>
        </w:tc>
        <w:tc>
          <w:tcPr>
            <w:tcW w:w="1289" w:type="dxa"/>
          </w:tcPr>
          <w:p w14:paraId="4D6FE034"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w:t>
            </w:r>
          </w:p>
        </w:tc>
        <w:tc>
          <w:tcPr>
            <w:tcW w:w="1289" w:type="dxa"/>
          </w:tcPr>
          <w:p w14:paraId="57F8FA04"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0.28 (0.03)</w:t>
            </w:r>
          </w:p>
        </w:tc>
        <w:tc>
          <w:tcPr>
            <w:tcW w:w="1289" w:type="dxa"/>
          </w:tcPr>
          <w:p w14:paraId="059C3E1A"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w:t>
            </w:r>
          </w:p>
        </w:tc>
        <w:tc>
          <w:tcPr>
            <w:tcW w:w="1289" w:type="dxa"/>
          </w:tcPr>
          <w:p w14:paraId="56072C55"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w:t>
            </w:r>
          </w:p>
        </w:tc>
      </w:tr>
    </w:tbl>
    <w:p w14:paraId="6C901A99" w14:textId="77777777" w:rsidR="003F1339" w:rsidRDefault="003F1339"/>
    <w:p w14:paraId="6F594A81" w14:textId="77777777" w:rsidR="003F1339" w:rsidRDefault="006319A3">
      <w:pPr>
        <w:jc w:val="both"/>
      </w:pPr>
      <w:r>
        <w:rPr>
          <w:i/>
          <w:sz w:val="20"/>
        </w:rPr>
        <w:t xml:space="preserve">σₐ = direct genetic standard deviation; σₚₑ = animal permanent environmental standard deviation; h² = heritability; t = repeatability; CVₐ = coefficient of genetic variation. Standard errors in parentheses. Trait abbreviations: CH₄ = daily methane output (g day⁻¹); CO₂ = daily carbon dioxide output (g day⁻¹); CH₄/MBW = methane per kg metabolic body weight (g day⁻¹ kg⁻⁰·⁷⁵); CH₄ ratio = CH₄/(CH₄+CO₂), mass basis; CH₄/ADG = methane per kg average daily gain (g kg⁻¹); CH₄/MM = methane per kg computed tomography (CT) muscle mass (g day⁻¹ kg⁻¹); CH₄/rumen = methane per litre CT rumen volume (g day⁻¹ L⁻¹); RMTMBW, RMTMBW+CO₂ and RMTADG = residual methane (g day⁻¹) from regression of CH₄ on metabolic body weight; metabolic body weight and CO₂; and average daily gain, respectively. </w:t>
      </w:r>
      <w:commentRangeStart w:id="34"/>
      <w:r>
        <w:rPr>
          <w:i/>
          <w:sz w:val="20"/>
          <w:highlight w:val="yellow"/>
        </w:rPr>
        <w:t>For CO₂, CH₄, CH₄/MBW, CH₄ ratio, RMTMBW and RMTMBW+CO₂, a heterogeneous residual variance (41 classes) was modelled, whereas for CH₄/ADG, CH₄/MM, CH₄/rumen and RMTADG a single homogeneous residual variance was assumed</w:t>
      </w:r>
      <w:commentRangeEnd w:id="34"/>
      <w:r w:rsidR="003C1EDF">
        <w:rPr>
          <w:rStyle w:val="CommentReference"/>
          <w:i/>
          <w:sz w:val="20"/>
          <w:szCs w:val="22"/>
          <w:highlight w:val="yellow"/>
        </w:rPr>
        <w:commentReference w:id="34"/>
      </w:r>
      <w:r>
        <w:rPr>
          <w:i/>
          <w:sz w:val="20"/>
          <w:highlight w:val="yellow"/>
        </w:rPr>
        <w:t>.</w:t>
      </w:r>
      <w:r>
        <w:rPr>
          <w:i/>
          <w:sz w:val="20"/>
        </w:rPr>
        <w:t xml:space="preserve"> – = not estimated.</w:t>
      </w:r>
    </w:p>
    <w:p w14:paraId="4F8C187F" w14:textId="77777777" w:rsidR="003F1339" w:rsidRDefault="006319A3">
      <w:pPr>
        <w:pStyle w:val="Subheadings"/>
        <w:jc w:val="both"/>
      </w:pPr>
      <w:r>
        <w:rPr>
          <w:b w:val="0"/>
        </w:rPr>
        <w:t>Correlations among methane traits</w:t>
      </w:r>
    </w:p>
    <w:p w14:paraId="4C948DB0" w14:textId="77777777" w:rsidR="003F1339" w:rsidRDefault="006319A3">
      <w:pPr>
        <w:jc w:val="both"/>
      </w:pPr>
      <w:r>
        <w:t xml:space="preserve">Genetic and phenotypic correlations between daily methane production (CH₄), CO₂, and each alternative methane trait definition are presented in Table 3. Phenotypically, daily methane was strongly correlated with the size-adjusted definitions </w:t>
      </w:r>
      <w:commentRangeStart w:id="35"/>
      <w:r>
        <w:t>(0.87 with both CH₄/MBW and CH₄/MM, 0.90 with RMT</w:t>
      </w:r>
      <w:r w:rsidRPr="00213CEE">
        <w:rPr>
          <w:vertAlign w:val="subscript"/>
        </w:rPr>
        <w:t>MBW</w:t>
      </w:r>
      <w:r>
        <w:t>, 0.79 with RMT</w:t>
      </w:r>
      <w:r w:rsidRPr="00213CEE">
        <w:rPr>
          <w:vertAlign w:val="subscript"/>
        </w:rPr>
        <w:t>MBW+CO₂</w:t>
      </w:r>
      <w:r>
        <w:t xml:space="preserve"> and 0.71 with CH₄/rumen) </w:t>
      </w:r>
      <w:commentRangeEnd w:id="35"/>
      <w:r w:rsidR="00692E77">
        <w:rPr>
          <w:rStyle w:val="CommentReference"/>
          <w:sz w:val="24"/>
          <w:szCs w:val="22"/>
        </w:rPr>
        <w:commentReference w:id="35"/>
      </w:r>
      <w:r>
        <w:t>and essentially perfectly correlated with RMT</w:t>
      </w:r>
      <w:r w:rsidRPr="00213CEE">
        <w:rPr>
          <w:vertAlign w:val="subscript"/>
        </w:rPr>
        <w:t>ADG</w:t>
      </w:r>
      <w:r>
        <w:t xml:space="preserve"> (1.00), but more weakly with CH₄/ADG (0.31) and CH₄ ratio (0.46).</w:t>
      </w:r>
    </w:p>
    <w:p w14:paraId="7A0C72B3" w14:textId="77777777" w:rsidR="003F1339" w:rsidRDefault="006319A3">
      <w:pPr>
        <w:jc w:val="both"/>
      </w:pPr>
      <w:r>
        <w:t>Genetically, daily methane was strongly correlated with methane intensity (CH₄/MBW; 0.85 ± 0.02) and CH₄/MM (0.85 ± 0.04), moderately-to-strongly with CH₄/rumen (0.78 ± 0.10) and CH₄ ratio (0.71 ± 0.03), and only moderately with CH₄/ADG (0.38 ± 0.08). Notably, all three residual methane traits were strongly genetically correlated with absolute methane: RMT</w:t>
      </w:r>
      <w:r w:rsidRPr="000242CE">
        <w:rPr>
          <w:vertAlign w:val="subscript"/>
        </w:rPr>
        <w:t>MBW</w:t>
      </w:r>
      <w:r>
        <w:t xml:space="preserve"> (0.86 ± 0.01), RMT</w:t>
      </w:r>
      <w:r w:rsidRPr="000242CE">
        <w:rPr>
          <w:vertAlign w:val="subscript"/>
        </w:rPr>
        <w:t>MBW+CO₂</w:t>
      </w:r>
      <w:r>
        <w:t xml:space="preserve"> (0.78 ± 0.02) and RMT</w:t>
      </w:r>
      <w:r w:rsidRPr="000242CE">
        <w:rPr>
          <w:vertAlign w:val="subscript"/>
        </w:rPr>
        <w:t>ADG</w:t>
      </w:r>
      <w:r>
        <w:t xml:space="preserve"> (1.00 ± 0.00), the last being genetically indistinguishable from daily methane. </w:t>
      </w:r>
      <w:r>
        <w:rPr>
          <w:highlight w:val="yellow"/>
        </w:rPr>
        <w:t>Daily methane was also moderately correlated with CO₂ production both phenotypically (0.35) and genetically (0.57 ± 0.04).</w:t>
      </w:r>
    </w:p>
    <w:p w14:paraId="4A992E18" w14:textId="77777777" w:rsidR="003F1339" w:rsidRDefault="006319A3">
      <w:pPr>
        <w:jc w:val="both"/>
      </w:pPr>
      <w:r>
        <w:rPr>
          <w:b/>
        </w:rPr>
        <w:t>Table 3.</w:t>
      </w:r>
      <w:r>
        <w:t xml:space="preserve"> Genetic and phenotypic correlations between daily methane production (CH₄), CO₂, and each alternative methane trait definition.</w:t>
      </w:r>
    </w:p>
    <w:tbl>
      <w:tblPr>
        <w:tblStyle w:val="PlainTable2"/>
        <w:tblW w:w="0" w:type="auto"/>
        <w:tblLook w:val="04A0" w:firstRow="1" w:lastRow="0" w:firstColumn="1" w:lastColumn="0" w:noHBand="0" w:noVBand="1"/>
      </w:tblPr>
      <w:tblGrid>
        <w:gridCol w:w="3008"/>
        <w:gridCol w:w="3009"/>
        <w:gridCol w:w="3009"/>
      </w:tblGrid>
      <w:tr w:rsidR="003F1339" w14:paraId="44546888" w14:textId="77777777" w:rsidTr="003F13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9" w:type="dxa"/>
          </w:tcPr>
          <w:p w14:paraId="718A2C4D" w14:textId="77777777" w:rsidR="003F1339" w:rsidRDefault="006319A3">
            <w:pPr>
              <w:jc w:val="both"/>
            </w:pPr>
            <w:r>
              <w:rPr>
                <w:b w:val="0"/>
                <w:sz w:val="19"/>
              </w:rPr>
              <w:lastRenderedPageBreak/>
              <w:t>Trait</w:t>
            </w:r>
          </w:p>
        </w:tc>
        <w:tc>
          <w:tcPr>
            <w:tcW w:w="3009" w:type="dxa"/>
          </w:tcPr>
          <w:p w14:paraId="5CD28127" w14:textId="77777777" w:rsidR="003F1339" w:rsidRDefault="006319A3">
            <w:pPr>
              <w:jc w:val="both"/>
              <w:cnfStyle w:val="100000000000" w:firstRow="1" w:lastRow="0" w:firstColumn="0" w:lastColumn="0" w:oddVBand="0" w:evenVBand="0" w:oddHBand="0" w:evenHBand="0" w:firstRowFirstColumn="0" w:firstRowLastColumn="0" w:lastRowFirstColumn="0" w:lastRowLastColumn="0"/>
            </w:pPr>
            <w:r>
              <w:rPr>
                <w:b w:val="0"/>
                <w:sz w:val="19"/>
              </w:rPr>
              <w:t>Genetic correlation with CH₄ (SE)</w:t>
            </w:r>
          </w:p>
        </w:tc>
        <w:tc>
          <w:tcPr>
            <w:tcW w:w="3009" w:type="dxa"/>
          </w:tcPr>
          <w:p w14:paraId="12B1A6B0" w14:textId="77777777" w:rsidR="003F1339" w:rsidRDefault="006319A3">
            <w:pPr>
              <w:jc w:val="center"/>
              <w:cnfStyle w:val="100000000000" w:firstRow="1" w:lastRow="0" w:firstColumn="0" w:lastColumn="0" w:oddVBand="0" w:evenVBand="0" w:oddHBand="0" w:evenHBand="0" w:firstRowFirstColumn="0" w:firstRowLastColumn="0" w:lastRowFirstColumn="0" w:lastRowLastColumn="0"/>
            </w:pPr>
            <w:r>
              <w:rPr>
                <w:b w:val="0"/>
                <w:sz w:val="19"/>
              </w:rPr>
              <w:t>Phenotypic correlation with CH₄</w:t>
            </w:r>
          </w:p>
        </w:tc>
      </w:tr>
      <w:tr w:rsidR="003F1339" w14:paraId="2459685E" w14:textId="77777777" w:rsidTr="003F1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9" w:type="dxa"/>
          </w:tcPr>
          <w:p w14:paraId="753B04E4" w14:textId="77777777" w:rsidR="003F1339" w:rsidRDefault="006319A3">
            <w:pPr>
              <w:jc w:val="both"/>
            </w:pPr>
            <w:r>
              <w:rPr>
                <w:b w:val="0"/>
                <w:sz w:val="19"/>
                <w:highlight w:val="yellow"/>
              </w:rPr>
              <w:t>CO₂</w:t>
            </w:r>
          </w:p>
        </w:tc>
        <w:tc>
          <w:tcPr>
            <w:tcW w:w="3009" w:type="dxa"/>
          </w:tcPr>
          <w:p w14:paraId="743796B6" w14:textId="77777777" w:rsidR="003F1339" w:rsidRDefault="006319A3">
            <w:pPr>
              <w:jc w:val="both"/>
              <w:cnfStyle w:val="000000100000" w:firstRow="0" w:lastRow="0" w:firstColumn="0" w:lastColumn="0" w:oddVBand="0" w:evenVBand="0" w:oddHBand="1" w:evenHBand="0" w:firstRowFirstColumn="0" w:firstRowLastColumn="0" w:lastRowFirstColumn="0" w:lastRowLastColumn="0"/>
            </w:pPr>
            <w:r>
              <w:rPr>
                <w:sz w:val="19"/>
                <w:highlight w:val="yellow"/>
              </w:rPr>
              <w:t>0.57 (0.04)</w:t>
            </w:r>
          </w:p>
        </w:tc>
        <w:tc>
          <w:tcPr>
            <w:tcW w:w="3009" w:type="dxa"/>
          </w:tcPr>
          <w:p w14:paraId="139DB5F0"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highlight w:val="yellow"/>
              </w:rPr>
              <w:t>0.35</w:t>
            </w:r>
          </w:p>
        </w:tc>
      </w:tr>
      <w:tr w:rsidR="003F1339" w14:paraId="5E419640" w14:textId="77777777" w:rsidTr="003F1339">
        <w:tc>
          <w:tcPr>
            <w:cnfStyle w:val="001000000000" w:firstRow="0" w:lastRow="0" w:firstColumn="1" w:lastColumn="0" w:oddVBand="0" w:evenVBand="0" w:oddHBand="0" w:evenHBand="0" w:firstRowFirstColumn="0" w:firstRowLastColumn="0" w:lastRowFirstColumn="0" w:lastRowLastColumn="0"/>
            <w:tcW w:w="3009" w:type="dxa"/>
          </w:tcPr>
          <w:p w14:paraId="1505B01F" w14:textId="77777777" w:rsidR="003F1339" w:rsidRDefault="006319A3">
            <w:pPr>
              <w:jc w:val="both"/>
            </w:pPr>
            <w:r>
              <w:rPr>
                <w:b w:val="0"/>
                <w:sz w:val="19"/>
              </w:rPr>
              <w:t>CH₄/MBW</w:t>
            </w:r>
          </w:p>
        </w:tc>
        <w:tc>
          <w:tcPr>
            <w:tcW w:w="3009" w:type="dxa"/>
          </w:tcPr>
          <w:p w14:paraId="1642642A" w14:textId="77777777" w:rsidR="003F1339" w:rsidRDefault="006319A3">
            <w:pPr>
              <w:jc w:val="both"/>
              <w:cnfStyle w:val="000000000000" w:firstRow="0" w:lastRow="0" w:firstColumn="0" w:lastColumn="0" w:oddVBand="0" w:evenVBand="0" w:oddHBand="0" w:evenHBand="0" w:firstRowFirstColumn="0" w:firstRowLastColumn="0" w:lastRowFirstColumn="0" w:lastRowLastColumn="0"/>
            </w:pPr>
            <w:r>
              <w:rPr>
                <w:sz w:val="19"/>
              </w:rPr>
              <w:t>0.85 (0.02)</w:t>
            </w:r>
          </w:p>
        </w:tc>
        <w:tc>
          <w:tcPr>
            <w:tcW w:w="3009" w:type="dxa"/>
          </w:tcPr>
          <w:p w14:paraId="0C095D01"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0.87</w:t>
            </w:r>
          </w:p>
        </w:tc>
      </w:tr>
      <w:tr w:rsidR="003F1339" w14:paraId="11416B3D" w14:textId="77777777" w:rsidTr="003F1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9" w:type="dxa"/>
          </w:tcPr>
          <w:p w14:paraId="152DF982" w14:textId="77777777" w:rsidR="003F1339" w:rsidRDefault="006319A3">
            <w:pPr>
              <w:jc w:val="both"/>
            </w:pPr>
            <w:r>
              <w:rPr>
                <w:b w:val="0"/>
                <w:sz w:val="19"/>
              </w:rPr>
              <w:t>CH₄ ratio</w:t>
            </w:r>
          </w:p>
        </w:tc>
        <w:tc>
          <w:tcPr>
            <w:tcW w:w="3009" w:type="dxa"/>
          </w:tcPr>
          <w:p w14:paraId="1FC9A50E" w14:textId="77777777" w:rsidR="003F1339" w:rsidRDefault="006319A3">
            <w:pPr>
              <w:jc w:val="both"/>
              <w:cnfStyle w:val="000000100000" w:firstRow="0" w:lastRow="0" w:firstColumn="0" w:lastColumn="0" w:oddVBand="0" w:evenVBand="0" w:oddHBand="1" w:evenHBand="0" w:firstRowFirstColumn="0" w:firstRowLastColumn="0" w:lastRowFirstColumn="0" w:lastRowLastColumn="0"/>
            </w:pPr>
            <w:r>
              <w:rPr>
                <w:sz w:val="19"/>
              </w:rPr>
              <w:t>0.71 (0.03)</w:t>
            </w:r>
          </w:p>
        </w:tc>
        <w:tc>
          <w:tcPr>
            <w:tcW w:w="3009" w:type="dxa"/>
          </w:tcPr>
          <w:p w14:paraId="15CDBFBD"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0.46</w:t>
            </w:r>
          </w:p>
        </w:tc>
      </w:tr>
      <w:tr w:rsidR="003F1339" w14:paraId="3F7FC79B" w14:textId="77777777" w:rsidTr="003F1339">
        <w:tc>
          <w:tcPr>
            <w:cnfStyle w:val="001000000000" w:firstRow="0" w:lastRow="0" w:firstColumn="1" w:lastColumn="0" w:oddVBand="0" w:evenVBand="0" w:oddHBand="0" w:evenHBand="0" w:firstRowFirstColumn="0" w:firstRowLastColumn="0" w:lastRowFirstColumn="0" w:lastRowLastColumn="0"/>
            <w:tcW w:w="3009" w:type="dxa"/>
          </w:tcPr>
          <w:p w14:paraId="15BBB1C5" w14:textId="77777777" w:rsidR="003F1339" w:rsidRDefault="006319A3">
            <w:pPr>
              <w:jc w:val="both"/>
            </w:pPr>
            <w:r>
              <w:rPr>
                <w:b w:val="0"/>
                <w:sz w:val="19"/>
              </w:rPr>
              <w:t>CH₄/ADG</w:t>
            </w:r>
          </w:p>
        </w:tc>
        <w:tc>
          <w:tcPr>
            <w:tcW w:w="3009" w:type="dxa"/>
          </w:tcPr>
          <w:p w14:paraId="5C9F854B" w14:textId="77777777" w:rsidR="003F1339" w:rsidRDefault="006319A3">
            <w:pPr>
              <w:jc w:val="both"/>
              <w:cnfStyle w:val="000000000000" w:firstRow="0" w:lastRow="0" w:firstColumn="0" w:lastColumn="0" w:oddVBand="0" w:evenVBand="0" w:oddHBand="0" w:evenHBand="0" w:firstRowFirstColumn="0" w:firstRowLastColumn="0" w:lastRowFirstColumn="0" w:lastRowLastColumn="0"/>
            </w:pPr>
            <w:r>
              <w:rPr>
                <w:sz w:val="19"/>
              </w:rPr>
              <w:t>0.38 (0.08)</w:t>
            </w:r>
          </w:p>
        </w:tc>
        <w:tc>
          <w:tcPr>
            <w:tcW w:w="3009" w:type="dxa"/>
          </w:tcPr>
          <w:p w14:paraId="6EC966F5"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0.31</w:t>
            </w:r>
          </w:p>
        </w:tc>
      </w:tr>
      <w:tr w:rsidR="003F1339" w14:paraId="7083DE0D" w14:textId="77777777" w:rsidTr="003F1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9" w:type="dxa"/>
          </w:tcPr>
          <w:p w14:paraId="24194FDD" w14:textId="77777777" w:rsidR="003F1339" w:rsidRDefault="006319A3">
            <w:pPr>
              <w:jc w:val="both"/>
            </w:pPr>
            <w:r>
              <w:rPr>
                <w:b w:val="0"/>
                <w:sz w:val="19"/>
              </w:rPr>
              <w:t>CH₄/MM</w:t>
            </w:r>
          </w:p>
        </w:tc>
        <w:tc>
          <w:tcPr>
            <w:tcW w:w="3009" w:type="dxa"/>
          </w:tcPr>
          <w:p w14:paraId="7A19A0DB" w14:textId="77777777" w:rsidR="003F1339" w:rsidRDefault="006319A3">
            <w:pPr>
              <w:jc w:val="both"/>
              <w:cnfStyle w:val="000000100000" w:firstRow="0" w:lastRow="0" w:firstColumn="0" w:lastColumn="0" w:oddVBand="0" w:evenVBand="0" w:oddHBand="1" w:evenHBand="0" w:firstRowFirstColumn="0" w:firstRowLastColumn="0" w:lastRowFirstColumn="0" w:lastRowLastColumn="0"/>
            </w:pPr>
            <w:r>
              <w:rPr>
                <w:sz w:val="19"/>
              </w:rPr>
              <w:t>0.85 (0.04)</w:t>
            </w:r>
          </w:p>
        </w:tc>
        <w:tc>
          <w:tcPr>
            <w:tcW w:w="3009" w:type="dxa"/>
          </w:tcPr>
          <w:p w14:paraId="443CEE04"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0.87</w:t>
            </w:r>
          </w:p>
        </w:tc>
      </w:tr>
      <w:tr w:rsidR="003F1339" w14:paraId="0384C0BC" w14:textId="77777777" w:rsidTr="003F1339">
        <w:tc>
          <w:tcPr>
            <w:cnfStyle w:val="001000000000" w:firstRow="0" w:lastRow="0" w:firstColumn="1" w:lastColumn="0" w:oddVBand="0" w:evenVBand="0" w:oddHBand="0" w:evenHBand="0" w:firstRowFirstColumn="0" w:firstRowLastColumn="0" w:lastRowFirstColumn="0" w:lastRowLastColumn="0"/>
            <w:tcW w:w="3009" w:type="dxa"/>
          </w:tcPr>
          <w:p w14:paraId="0DEA8752" w14:textId="77777777" w:rsidR="003F1339" w:rsidRDefault="006319A3">
            <w:pPr>
              <w:jc w:val="both"/>
            </w:pPr>
            <w:r>
              <w:rPr>
                <w:b w:val="0"/>
                <w:sz w:val="19"/>
              </w:rPr>
              <w:t>CH₄/rumen</w:t>
            </w:r>
          </w:p>
        </w:tc>
        <w:tc>
          <w:tcPr>
            <w:tcW w:w="3009" w:type="dxa"/>
          </w:tcPr>
          <w:p w14:paraId="79560C28" w14:textId="77777777" w:rsidR="003F1339" w:rsidRDefault="006319A3">
            <w:pPr>
              <w:jc w:val="both"/>
              <w:cnfStyle w:val="000000000000" w:firstRow="0" w:lastRow="0" w:firstColumn="0" w:lastColumn="0" w:oddVBand="0" w:evenVBand="0" w:oddHBand="0" w:evenHBand="0" w:firstRowFirstColumn="0" w:firstRowLastColumn="0" w:lastRowFirstColumn="0" w:lastRowLastColumn="0"/>
            </w:pPr>
            <w:r>
              <w:rPr>
                <w:sz w:val="19"/>
              </w:rPr>
              <w:t>0.78 (0.10)</w:t>
            </w:r>
          </w:p>
        </w:tc>
        <w:tc>
          <w:tcPr>
            <w:tcW w:w="3009" w:type="dxa"/>
          </w:tcPr>
          <w:p w14:paraId="751D63A6"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0.71</w:t>
            </w:r>
          </w:p>
        </w:tc>
      </w:tr>
      <w:tr w:rsidR="003F1339" w14:paraId="780A1DDB" w14:textId="77777777" w:rsidTr="003F1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9" w:type="dxa"/>
          </w:tcPr>
          <w:p w14:paraId="16E28F4B" w14:textId="77777777" w:rsidR="003F1339" w:rsidRDefault="006319A3">
            <w:pPr>
              <w:jc w:val="both"/>
            </w:pPr>
            <w:r>
              <w:rPr>
                <w:b w:val="0"/>
                <w:sz w:val="19"/>
              </w:rPr>
              <w:t>RMTMBW</w:t>
            </w:r>
          </w:p>
        </w:tc>
        <w:tc>
          <w:tcPr>
            <w:tcW w:w="3009" w:type="dxa"/>
          </w:tcPr>
          <w:p w14:paraId="0C9FDD0F" w14:textId="77777777" w:rsidR="003F1339" w:rsidRDefault="006319A3">
            <w:pPr>
              <w:jc w:val="both"/>
              <w:cnfStyle w:val="000000100000" w:firstRow="0" w:lastRow="0" w:firstColumn="0" w:lastColumn="0" w:oddVBand="0" w:evenVBand="0" w:oddHBand="1" w:evenHBand="0" w:firstRowFirstColumn="0" w:firstRowLastColumn="0" w:lastRowFirstColumn="0" w:lastRowLastColumn="0"/>
            </w:pPr>
            <w:r>
              <w:rPr>
                <w:sz w:val="19"/>
              </w:rPr>
              <w:t>0.86 (0.01)</w:t>
            </w:r>
          </w:p>
        </w:tc>
        <w:tc>
          <w:tcPr>
            <w:tcW w:w="3009" w:type="dxa"/>
          </w:tcPr>
          <w:p w14:paraId="6BF02D63"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0.90</w:t>
            </w:r>
          </w:p>
        </w:tc>
      </w:tr>
      <w:tr w:rsidR="003F1339" w14:paraId="2FA33175" w14:textId="77777777" w:rsidTr="003F1339">
        <w:tc>
          <w:tcPr>
            <w:cnfStyle w:val="001000000000" w:firstRow="0" w:lastRow="0" w:firstColumn="1" w:lastColumn="0" w:oddVBand="0" w:evenVBand="0" w:oddHBand="0" w:evenHBand="0" w:firstRowFirstColumn="0" w:firstRowLastColumn="0" w:lastRowFirstColumn="0" w:lastRowLastColumn="0"/>
            <w:tcW w:w="3009" w:type="dxa"/>
          </w:tcPr>
          <w:p w14:paraId="3728542B" w14:textId="77777777" w:rsidR="003F1339" w:rsidRDefault="006319A3">
            <w:pPr>
              <w:jc w:val="both"/>
            </w:pPr>
            <w:r>
              <w:rPr>
                <w:b w:val="0"/>
                <w:sz w:val="19"/>
              </w:rPr>
              <w:t>RMTMBW+CO₂</w:t>
            </w:r>
          </w:p>
        </w:tc>
        <w:tc>
          <w:tcPr>
            <w:tcW w:w="3009" w:type="dxa"/>
          </w:tcPr>
          <w:p w14:paraId="2131C7F8" w14:textId="77777777" w:rsidR="003F1339" w:rsidRDefault="006319A3">
            <w:pPr>
              <w:jc w:val="both"/>
              <w:cnfStyle w:val="000000000000" w:firstRow="0" w:lastRow="0" w:firstColumn="0" w:lastColumn="0" w:oddVBand="0" w:evenVBand="0" w:oddHBand="0" w:evenHBand="0" w:firstRowFirstColumn="0" w:firstRowLastColumn="0" w:lastRowFirstColumn="0" w:lastRowLastColumn="0"/>
            </w:pPr>
            <w:r>
              <w:rPr>
                <w:sz w:val="19"/>
              </w:rPr>
              <w:t>0.78 (0.02)</w:t>
            </w:r>
          </w:p>
        </w:tc>
        <w:tc>
          <w:tcPr>
            <w:tcW w:w="3009" w:type="dxa"/>
          </w:tcPr>
          <w:p w14:paraId="0DD1407A"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0.79</w:t>
            </w:r>
          </w:p>
        </w:tc>
      </w:tr>
      <w:tr w:rsidR="003F1339" w14:paraId="1E731B53" w14:textId="77777777" w:rsidTr="003F1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9" w:type="dxa"/>
          </w:tcPr>
          <w:p w14:paraId="22AD24A1" w14:textId="77777777" w:rsidR="003F1339" w:rsidRDefault="006319A3">
            <w:pPr>
              <w:jc w:val="both"/>
            </w:pPr>
            <w:r>
              <w:rPr>
                <w:b w:val="0"/>
                <w:sz w:val="19"/>
              </w:rPr>
              <w:t>RMTADG</w:t>
            </w:r>
          </w:p>
        </w:tc>
        <w:tc>
          <w:tcPr>
            <w:tcW w:w="3009" w:type="dxa"/>
          </w:tcPr>
          <w:p w14:paraId="67630722" w14:textId="77777777" w:rsidR="003F1339" w:rsidRDefault="006319A3">
            <w:pPr>
              <w:jc w:val="both"/>
              <w:cnfStyle w:val="000000100000" w:firstRow="0" w:lastRow="0" w:firstColumn="0" w:lastColumn="0" w:oddVBand="0" w:evenVBand="0" w:oddHBand="1" w:evenHBand="0" w:firstRowFirstColumn="0" w:firstRowLastColumn="0" w:lastRowFirstColumn="0" w:lastRowLastColumn="0"/>
            </w:pPr>
            <w:r>
              <w:rPr>
                <w:sz w:val="19"/>
              </w:rPr>
              <w:t>1.00 (0.00)</w:t>
            </w:r>
          </w:p>
        </w:tc>
        <w:tc>
          <w:tcPr>
            <w:tcW w:w="3009" w:type="dxa"/>
          </w:tcPr>
          <w:p w14:paraId="5D158A9A"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1.00</w:t>
            </w:r>
          </w:p>
        </w:tc>
      </w:tr>
    </w:tbl>
    <w:p w14:paraId="40EC0FC7" w14:textId="77777777" w:rsidR="003F1339" w:rsidRDefault="003F1339"/>
    <w:p w14:paraId="3B2609DA" w14:textId="77777777" w:rsidR="003F1339" w:rsidRDefault="006319A3">
      <w:pPr>
        <w:jc w:val="both"/>
      </w:pPr>
      <w:r>
        <w:rPr>
          <w:i/>
          <w:sz w:val="20"/>
        </w:rPr>
        <w:t xml:space="preserve">Standard errors of genetic correlations in parentheses; standard errors of phenotypic correlations were all ≤0.02. Trait abbreviations: CH₄ = daily methane output (g day⁻¹); CO₂ = daily carbon dioxide output (g day⁻¹); CH₄/MBW = methane per kg metabolic body weight (g day⁻¹ kg⁻⁰·⁷⁵); CH₄ ratio = CH₄/(CH₄+CO₂), mass basis; CH₄/ADG = methane per kg average daily gain (g kg⁻¹); CH₄/MM = methane per kg computed tomography (CT) muscle mass (g day⁻¹ kg⁻¹); CH₄/rumen = methane per litre CT rumen volume (g day⁻¹ L⁻¹); RMTMBW, RMTMBW+CO₂ and RMTADG = residual methane (g day⁻¹) from regression of CH₄ on metabolic body weight; metabolic body weight and CO₂; and average daily gain, </w:t>
      </w:r>
      <w:commentRangeStart w:id="36"/>
      <w:r>
        <w:rPr>
          <w:i/>
          <w:sz w:val="20"/>
        </w:rPr>
        <w:t>respectively.</w:t>
      </w:r>
      <w:commentRangeEnd w:id="36"/>
      <w:r w:rsidR="00692E77">
        <w:rPr>
          <w:rStyle w:val="CommentReference"/>
          <w:sz w:val="24"/>
          <w:szCs w:val="22"/>
        </w:rPr>
        <w:commentReference w:id="36"/>
      </w:r>
    </w:p>
    <w:p w14:paraId="3D54D1C1" w14:textId="77777777" w:rsidR="003F1339" w:rsidRDefault="006319A3">
      <w:pPr>
        <w:pStyle w:val="Subheadings"/>
        <w:jc w:val="both"/>
      </w:pPr>
      <w:r>
        <w:rPr>
          <w:b w:val="0"/>
        </w:rPr>
        <w:t>Correlations between methane and production traits</w:t>
      </w:r>
    </w:p>
    <w:p w14:paraId="79FF9F9E" w14:textId="77777777" w:rsidR="003F1339" w:rsidRDefault="006319A3">
      <w:pPr>
        <w:jc w:val="both"/>
      </w:pPr>
      <w:r>
        <w:t>Phenotypic and genetic correlations between methane traits and production traits are presented in Tables 4 and 5, respectively. Phenotypically, CH₄ showed weak to moderate positive correlations with the production traits examined, including metabolic body weight (MBW; 0.36 ± 0.01), live weight (LW; 0.35 ± 0.01), ADG (0.17 ± 0.02), rumen volume (0.31 ± 0.04), and muscle mass (0.26 ± 0.04). As expected, several ratio-based methane traits showed negative phenotypic correlations with the denominator production traits, including methane intensity (CH₄/MBW) with MBW (−0.10 ± 0.01), CH₄/MM with muscle mass (−0.24 ± 0.04), CH₄/ADG with ADG itself (−0.25 ± 0.02), and CH₄/rumen with rumen volume (−0.45 ± 0.03). Residual methane traits showed contrasting patterns, with RMT</w:t>
      </w:r>
      <w:r w:rsidRPr="00C4203A">
        <w:rPr>
          <w:vertAlign w:val="subscript"/>
        </w:rPr>
        <w:t>MBW</w:t>
      </w:r>
      <w:r>
        <w:t xml:space="preserve"> negatively phenotypically </w:t>
      </w:r>
      <w:r>
        <w:lastRenderedPageBreak/>
        <w:t>correlated with MBW (−0.08 ± 0.01), whereas RMT</w:t>
      </w:r>
      <w:r w:rsidRPr="004C7826">
        <w:rPr>
          <w:vertAlign w:val="subscript"/>
        </w:rPr>
        <w:t>ADG</w:t>
      </w:r>
      <w:r>
        <w:t xml:space="preserve"> showed a positive phenotypic correlation with its own adjustment trait, ADG (0.12 ± 0.02).</w:t>
      </w:r>
    </w:p>
    <w:p w14:paraId="5E9B6DAD" w14:textId="77777777" w:rsidR="003F1339" w:rsidRDefault="006319A3">
      <w:pPr>
        <w:jc w:val="both"/>
      </w:pPr>
      <w:r>
        <w:rPr>
          <w:b/>
        </w:rPr>
        <w:t>Table 4.</w:t>
      </w:r>
      <w:r>
        <w:t xml:space="preserve"> Phenotypic correlations between methane traits and production traits (standard errors in parentheses).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5"/>
        <w:gridCol w:w="1531"/>
        <w:gridCol w:w="1262"/>
        <w:gridCol w:w="1240"/>
        <w:gridCol w:w="1251"/>
        <w:gridCol w:w="1243"/>
        <w:gridCol w:w="1244"/>
      </w:tblGrid>
      <w:tr w:rsidR="003F1339" w14:paraId="2A31832A" w14:textId="77777777" w:rsidTr="009330B2">
        <w:tc>
          <w:tcPr>
            <w:tcW w:w="1289" w:type="dxa"/>
            <w:tcBorders>
              <w:top w:val="single" w:sz="4" w:space="0" w:color="auto"/>
              <w:bottom w:val="single" w:sz="4" w:space="0" w:color="auto"/>
            </w:tcBorders>
          </w:tcPr>
          <w:p w14:paraId="0BCB7AAA" w14:textId="77777777" w:rsidR="003F1339" w:rsidRDefault="006319A3">
            <w:pPr>
              <w:jc w:val="both"/>
            </w:pPr>
            <w:r>
              <w:rPr>
                <w:sz w:val="19"/>
              </w:rPr>
              <w:t>Trait group</w:t>
            </w:r>
          </w:p>
        </w:tc>
        <w:tc>
          <w:tcPr>
            <w:tcW w:w="1289" w:type="dxa"/>
            <w:tcBorders>
              <w:top w:val="single" w:sz="4" w:space="0" w:color="auto"/>
              <w:bottom w:val="single" w:sz="4" w:space="0" w:color="auto"/>
            </w:tcBorders>
          </w:tcPr>
          <w:p w14:paraId="182D860E" w14:textId="77777777" w:rsidR="003F1339" w:rsidRDefault="006319A3">
            <w:pPr>
              <w:jc w:val="both"/>
            </w:pPr>
            <w:r>
              <w:rPr>
                <w:sz w:val="19"/>
              </w:rPr>
              <w:t>Trait</w:t>
            </w:r>
          </w:p>
        </w:tc>
        <w:tc>
          <w:tcPr>
            <w:tcW w:w="1289" w:type="dxa"/>
            <w:tcBorders>
              <w:top w:val="single" w:sz="4" w:space="0" w:color="auto"/>
              <w:bottom w:val="single" w:sz="4" w:space="0" w:color="auto"/>
            </w:tcBorders>
          </w:tcPr>
          <w:p w14:paraId="257C86B4" w14:textId="77777777" w:rsidR="003F1339" w:rsidRDefault="006319A3">
            <w:pPr>
              <w:jc w:val="center"/>
            </w:pPr>
            <w:r>
              <w:rPr>
                <w:sz w:val="19"/>
              </w:rPr>
              <w:t>Metabolic body weight</w:t>
            </w:r>
          </w:p>
        </w:tc>
        <w:tc>
          <w:tcPr>
            <w:tcW w:w="1289" w:type="dxa"/>
            <w:tcBorders>
              <w:top w:val="single" w:sz="4" w:space="0" w:color="auto"/>
              <w:bottom w:val="single" w:sz="4" w:space="0" w:color="auto"/>
            </w:tcBorders>
          </w:tcPr>
          <w:p w14:paraId="35486309" w14:textId="77777777" w:rsidR="003F1339" w:rsidRDefault="006319A3">
            <w:pPr>
              <w:jc w:val="center"/>
            </w:pPr>
            <w:r>
              <w:rPr>
                <w:sz w:val="19"/>
              </w:rPr>
              <w:t>Live weight</w:t>
            </w:r>
          </w:p>
        </w:tc>
        <w:tc>
          <w:tcPr>
            <w:tcW w:w="1289" w:type="dxa"/>
            <w:tcBorders>
              <w:top w:val="single" w:sz="4" w:space="0" w:color="auto"/>
              <w:bottom w:val="single" w:sz="4" w:space="0" w:color="auto"/>
            </w:tcBorders>
          </w:tcPr>
          <w:p w14:paraId="350C1A3A" w14:textId="77777777" w:rsidR="003F1339" w:rsidRDefault="006319A3">
            <w:pPr>
              <w:jc w:val="center"/>
            </w:pPr>
            <w:r>
              <w:rPr>
                <w:sz w:val="19"/>
              </w:rPr>
              <w:t>Average daily gain</w:t>
            </w:r>
          </w:p>
        </w:tc>
        <w:tc>
          <w:tcPr>
            <w:tcW w:w="1289" w:type="dxa"/>
            <w:tcBorders>
              <w:top w:val="single" w:sz="4" w:space="0" w:color="auto"/>
              <w:bottom w:val="single" w:sz="4" w:space="0" w:color="auto"/>
            </w:tcBorders>
          </w:tcPr>
          <w:p w14:paraId="2C56E143" w14:textId="77777777" w:rsidR="003F1339" w:rsidRDefault="006319A3">
            <w:pPr>
              <w:jc w:val="center"/>
            </w:pPr>
            <w:r>
              <w:rPr>
                <w:sz w:val="19"/>
              </w:rPr>
              <w:t>Muscle mass</w:t>
            </w:r>
          </w:p>
        </w:tc>
        <w:tc>
          <w:tcPr>
            <w:tcW w:w="1289" w:type="dxa"/>
            <w:tcBorders>
              <w:top w:val="single" w:sz="4" w:space="0" w:color="auto"/>
              <w:bottom w:val="single" w:sz="4" w:space="0" w:color="auto"/>
            </w:tcBorders>
          </w:tcPr>
          <w:p w14:paraId="1C0C980A" w14:textId="77777777" w:rsidR="003F1339" w:rsidRDefault="006319A3">
            <w:pPr>
              <w:jc w:val="center"/>
            </w:pPr>
            <w:r>
              <w:rPr>
                <w:sz w:val="19"/>
              </w:rPr>
              <w:t>Rumen volume</w:t>
            </w:r>
          </w:p>
        </w:tc>
      </w:tr>
      <w:tr w:rsidR="003F1339" w14:paraId="56B6E623" w14:textId="77777777" w:rsidTr="009330B2">
        <w:tc>
          <w:tcPr>
            <w:tcW w:w="1289" w:type="dxa"/>
            <w:tcBorders>
              <w:top w:val="single" w:sz="4" w:space="0" w:color="auto"/>
              <w:bottom w:val="single" w:sz="4" w:space="0" w:color="auto"/>
            </w:tcBorders>
          </w:tcPr>
          <w:p w14:paraId="48819954" w14:textId="77777777" w:rsidR="003F1339" w:rsidRDefault="006319A3">
            <w:pPr>
              <w:jc w:val="both"/>
            </w:pPr>
            <w:r>
              <w:rPr>
                <w:sz w:val="19"/>
              </w:rPr>
              <w:t>Absolute</w:t>
            </w:r>
          </w:p>
        </w:tc>
        <w:tc>
          <w:tcPr>
            <w:tcW w:w="1289" w:type="dxa"/>
            <w:tcBorders>
              <w:top w:val="single" w:sz="4" w:space="0" w:color="auto"/>
              <w:bottom w:val="single" w:sz="4" w:space="0" w:color="auto"/>
            </w:tcBorders>
          </w:tcPr>
          <w:p w14:paraId="2EE418C3" w14:textId="77777777" w:rsidR="003F1339" w:rsidRDefault="006319A3">
            <w:pPr>
              <w:jc w:val="both"/>
            </w:pPr>
            <w:r>
              <w:rPr>
                <w:sz w:val="19"/>
              </w:rPr>
              <w:t>CH₄</w:t>
            </w:r>
          </w:p>
        </w:tc>
        <w:tc>
          <w:tcPr>
            <w:tcW w:w="1289" w:type="dxa"/>
            <w:tcBorders>
              <w:top w:val="single" w:sz="4" w:space="0" w:color="auto"/>
              <w:bottom w:val="single" w:sz="4" w:space="0" w:color="auto"/>
            </w:tcBorders>
          </w:tcPr>
          <w:p w14:paraId="7F96C43B" w14:textId="77777777" w:rsidR="003F1339" w:rsidRDefault="006319A3">
            <w:pPr>
              <w:jc w:val="center"/>
            </w:pPr>
            <w:r>
              <w:rPr>
                <w:sz w:val="19"/>
              </w:rPr>
              <w:t>0.36 (0.01)</w:t>
            </w:r>
          </w:p>
        </w:tc>
        <w:tc>
          <w:tcPr>
            <w:tcW w:w="1289" w:type="dxa"/>
            <w:tcBorders>
              <w:top w:val="single" w:sz="4" w:space="0" w:color="auto"/>
              <w:bottom w:val="single" w:sz="4" w:space="0" w:color="auto"/>
            </w:tcBorders>
          </w:tcPr>
          <w:p w14:paraId="55F31201" w14:textId="77777777" w:rsidR="003F1339" w:rsidRDefault="006319A3">
            <w:pPr>
              <w:jc w:val="center"/>
            </w:pPr>
            <w:r>
              <w:rPr>
                <w:sz w:val="19"/>
              </w:rPr>
              <w:t>0.35 (0.01)</w:t>
            </w:r>
          </w:p>
        </w:tc>
        <w:tc>
          <w:tcPr>
            <w:tcW w:w="1289" w:type="dxa"/>
            <w:tcBorders>
              <w:top w:val="single" w:sz="4" w:space="0" w:color="auto"/>
              <w:bottom w:val="single" w:sz="4" w:space="0" w:color="auto"/>
            </w:tcBorders>
          </w:tcPr>
          <w:p w14:paraId="690692E4" w14:textId="77777777" w:rsidR="003F1339" w:rsidRDefault="006319A3">
            <w:pPr>
              <w:jc w:val="center"/>
            </w:pPr>
            <w:r>
              <w:rPr>
                <w:sz w:val="19"/>
              </w:rPr>
              <w:t>0.17 (0.02)</w:t>
            </w:r>
          </w:p>
        </w:tc>
        <w:tc>
          <w:tcPr>
            <w:tcW w:w="1289" w:type="dxa"/>
            <w:tcBorders>
              <w:top w:val="single" w:sz="4" w:space="0" w:color="auto"/>
              <w:bottom w:val="single" w:sz="4" w:space="0" w:color="auto"/>
            </w:tcBorders>
          </w:tcPr>
          <w:p w14:paraId="3C3E2F90" w14:textId="77777777" w:rsidR="003F1339" w:rsidRDefault="006319A3">
            <w:pPr>
              <w:jc w:val="center"/>
            </w:pPr>
            <w:r>
              <w:rPr>
                <w:sz w:val="19"/>
              </w:rPr>
              <w:t>0.26 (0.04)</w:t>
            </w:r>
          </w:p>
        </w:tc>
        <w:tc>
          <w:tcPr>
            <w:tcW w:w="1289" w:type="dxa"/>
            <w:tcBorders>
              <w:top w:val="single" w:sz="4" w:space="0" w:color="auto"/>
              <w:bottom w:val="single" w:sz="4" w:space="0" w:color="auto"/>
            </w:tcBorders>
          </w:tcPr>
          <w:p w14:paraId="38B36F05" w14:textId="77777777" w:rsidR="003F1339" w:rsidRDefault="006319A3">
            <w:pPr>
              <w:jc w:val="center"/>
            </w:pPr>
            <w:r>
              <w:rPr>
                <w:sz w:val="19"/>
              </w:rPr>
              <w:t>0.31 (0.04)</w:t>
            </w:r>
          </w:p>
        </w:tc>
      </w:tr>
      <w:tr w:rsidR="003F1339" w14:paraId="13DFAB90" w14:textId="77777777" w:rsidTr="00C3020E">
        <w:tc>
          <w:tcPr>
            <w:tcW w:w="1289" w:type="dxa"/>
            <w:tcBorders>
              <w:top w:val="single" w:sz="4" w:space="0" w:color="auto"/>
            </w:tcBorders>
          </w:tcPr>
          <w:p w14:paraId="41A7A5F4" w14:textId="77777777" w:rsidR="003F1339" w:rsidRDefault="006319A3">
            <w:pPr>
              <w:jc w:val="both"/>
            </w:pPr>
            <w:r>
              <w:rPr>
                <w:sz w:val="19"/>
              </w:rPr>
              <w:t>Ratio</w:t>
            </w:r>
          </w:p>
        </w:tc>
        <w:tc>
          <w:tcPr>
            <w:tcW w:w="1289" w:type="dxa"/>
            <w:tcBorders>
              <w:top w:val="single" w:sz="4" w:space="0" w:color="auto"/>
            </w:tcBorders>
          </w:tcPr>
          <w:p w14:paraId="5796684B" w14:textId="77777777" w:rsidR="003F1339" w:rsidRDefault="006319A3">
            <w:pPr>
              <w:jc w:val="both"/>
            </w:pPr>
            <w:r>
              <w:rPr>
                <w:sz w:val="19"/>
              </w:rPr>
              <w:t>CH₄/MBW</w:t>
            </w:r>
          </w:p>
        </w:tc>
        <w:tc>
          <w:tcPr>
            <w:tcW w:w="1289" w:type="dxa"/>
            <w:tcBorders>
              <w:top w:val="single" w:sz="4" w:space="0" w:color="auto"/>
            </w:tcBorders>
          </w:tcPr>
          <w:p w14:paraId="402BD93E" w14:textId="77777777" w:rsidR="003F1339" w:rsidRDefault="006319A3">
            <w:pPr>
              <w:jc w:val="center"/>
            </w:pPr>
            <w:r>
              <w:rPr>
                <w:sz w:val="19"/>
              </w:rPr>
              <w:t>-0.10 (0.01)</w:t>
            </w:r>
          </w:p>
        </w:tc>
        <w:tc>
          <w:tcPr>
            <w:tcW w:w="1289" w:type="dxa"/>
            <w:tcBorders>
              <w:top w:val="single" w:sz="4" w:space="0" w:color="auto"/>
            </w:tcBorders>
          </w:tcPr>
          <w:p w14:paraId="6D39EAC0" w14:textId="77777777" w:rsidR="003F1339" w:rsidRDefault="006319A3">
            <w:pPr>
              <w:jc w:val="center"/>
            </w:pPr>
            <w:r>
              <w:rPr>
                <w:sz w:val="19"/>
              </w:rPr>
              <w:t>-0.10 (0.01)</w:t>
            </w:r>
          </w:p>
        </w:tc>
        <w:tc>
          <w:tcPr>
            <w:tcW w:w="1289" w:type="dxa"/>
            <w:tcBorders>
              <w:top w:val="single" w:sz="4" w:space="0" w:color="auto"/>
            </w:tcBorders>
          </w:tcPr>
          <w:p w14:paraId="61EFAFAC" w14:textId="77777777" w:rsidR="003F1339" w:rsidRDefault="006319A3">
            <w:pPr>
              <w:jc w:val="center"/>
            </w:pPr>
            <w:r>
              <w:rPr>
                <w:sz w:val="19"/>
              </w:rPr>
              <w:t>-0.11 (0.02)</w:t>
            </w:r>
          </w:p>
        </w:tc>
        <w:tc>
          <w:tcPr>
            <w:tcW w:w="1289" w:type="dxa"/>
            <w:tcBorders>
              <w:top w:val="single" w:sz="4" w:space="0" w:color="auto"/>
            </w:tcBorders>
          </w:tcPr>
          <w:p w14:paraId="4333574A" w14:textId="77777777" w:rsidR="003F1339" w:rsidRDefault="006319A3">
            <w:pPr>
              <w:jc w:val="center"/>
            </w:pPr>
            <w:r>
              <w:rPr>
                <w:sz w:val="19"/>
              </w:rPr>
              <w:t>-0.04 (0.04)</w:t>
            </w:r>
          </w:p>
        </w:tc>
        <w:tc>
          <w:tcPr>
            <w:tcW w:w="1289" w:type="dxa"/>
            <w:tcBorders>
              <w:top w:val="single" w:sz="4" w:space="0" w:color="auto"/>
            </w:tcBorders>
          </w:tcPr>
          <w:p w14:paraId="23A88AC0" w14:textId="77777777" w:rsidR="003F1339" w:rsidRDefault="006319A3">
            <w:pPr>
              <w:jc w:val="center"/>
            </w:pPr>
            <w:r>
              <w:rPr>
                <w:sz w:val="19"/>
              </w:rPr>
              <w:t>0.13 (0.04)</w:t>
            </w:r>
          </w:p>
        </w:tc>
      </w:tr>
      <w:tr w:rsidR="003F1339" w14:paraId="54EA03FA" w14:textId="77777777" w:rsidTr="00C3020E">
        <w:tc>
          <w:tcPr>
            <w:tcW w:w="1289" w:type="dxa"/>
            <w:tcBorders>
              <w:top w:val="single" w:sz="4" w:space="0" w:color="auto"/>
            </w:tcBorders>
          </w:tcPr>
          <w:p w14:paraId="06C5758E" w14:textId="77777777" w:rsidR="003F1339" w:rsidRDefault="003F1339">
            <w:pPr>
              <w:jc w:val="both"/>
            </w:pPr>
          </w:p>
        </w:tc>
        <w:tc>
          <w:tcPr>
            <w:tcW w:w="1289" w:type="dxa"/>
            <w:tcBorders>
              <w:top w:val="single" w:sz="4" w:space="0" w:color="auto"/>
            </w:tcBorders>
          </w:tcPr>
          <w:p w14:paraId="603B6B93" w14:textId="77777777" w:rsidR="003F1339" w:rsidRDefault="006319A3">
            <w:pPr>
              <w:jc w:val="both"/>
            </w:pPr>
            <w:r>
              <w:rPr>
                <w:sz w:val="19"/>
              </w:rPr>
              <w:t>CH₄ ratio</w:t>
            </w:r>
          </w:p>
        </w:tc>
        <w:tc>
          <w:tcPr>
            <w:tcW w:w="1289" w:type="dxa"/>
            <w:tcBorders>
              <w:top w:val="single" w:sz="4" w:space="0" w:color="auto"/>
            </w:tcBorders>
          </w:tcPr>
          <w:p w14:paraId="629ADFEF" w14:textId="77777777" w:rsidR="003F1339" w:rsidRDefault="006319A3">
            <w:pPr>
              <w:jc w:val="center"/>
            </w:pPr>
            <w:r>
              <w:rPr>
                <w:sz w:val="19"/>
              </w:rPr>
              <w:t>-0.06 (0.01)</w:t>
            </w:r>
          </w:p>
        </w:tc>
        <w:tc>
          <w:tcPr>
            <w:tcW w:w="1289" w:type="dxa"/>
            <w:tcBorders>
              <w:top w:val="single" w:sz="4" w:space="0" w:color="auto"/>
            </w:tcBorders>
          </w:tcPr>
          <w:p w14:paraId="6A8DC57D" w14:textId="77777777" w:rsidR="003F1339" w:rsidRDefault="006319A3">
            <w:pPr>
              <w:jc w:val="center"/>
            </w:pPr>
            <w:r>
              <w:rPr>
                <w:sz w:val="19"/>
              </w:rPr>
              <w:t>–</w:t>
            </w:r>
          </w:p>
        </w:tc>
        <w:tc>
          <w:tcPr>
            <w:tcW w:w="1289" w:type="dxa"/>
            <w:tcBorders>
              <w:top w:val="single" w:sz="4" w:space="0" w:color="auto"/>
            </w:tcBorders>
          </w:tcPr>
          <w:p w14:paraId="5BDE3B4D" w14:textId="77777777" w:rsidR="003F1339" w:rsidRDefault="006319A3">
            <w:pPr>
              <w:jc w:val="center"/>
            </w:pPr>
            <w:r>
              <w:rPr>
                <w:sz w:val="19"/>
              </w:rPr>
              <w:t>-0.01 (0.02)</w:t>
            </w:r>
          </w:p>
        </w:tc>
        <w:tc>
          <w:tcPr>
            <w:tcW w:w="1289" w:type="dxa"/>
            <w:tcBorders>
              <w:top w:val="single" w:sz="4" w:space="0" w:color="auto"/>
            </w:tcBorders>
          </w:tcPr>
          <w:p w14:paraId="7795F294" w14:textId="77777777" w:rsidR="003F1339" w:rsidRDefault="006319A3">
            <w:pPr>
              <w:jc w:val="center"/>
            </w:pPr>
            <w:r>
              <w:rPr>
                <w:sz w:val="19"/>
              </w:rPr>
              <w:t>-0.06 (0.04)</w:t>
            </w:r>
          </w:p>
        </w:tc>
        <w:tc>
          <w:tcPr>
            <w:tcW w:w="1289" w:type="dxa"/>
            <w:tcBorders>
              <w:top w:val="single" w:sz="4" w:space="0" w:color="auto"/>
            </w:tcBorders>
          </w:tcPr>
          <w:p w14:paraId="4E881066" w14:textId="77777777" w:rsidR="003F1339" w:rsidRDefault="006319A3">
            <w:pPr>
              <w:jc w:val="center"/>
            </w:pPr>
            <w:r>
              <w:rPr>
                <w:sz w:val="19"/>
              </w:rPr>
              <w:t>0.19 (0.04)</w:t>
            </w:r>
          </w:p>
        </w:tc>
      </w:tr>
      <w:tr w:rsidR="003F1339" w14:paraId="197775FD" w14:textId="77777777" w:rsidTr="00C3020E">
        <w:tc>
          <w:tcPr>
            <w:tcW w:w="1289" w:type="dxa"/>
            <w:tcBorders>
              <w:top w:val="single" w:sz="4" w:space="0" w:color="auto"/>
              <w:bottom w:val="single" w:sz="4" w:space="0" w:color="auto"/>
            </w:tcBorders>
          </w:tcPr>
          <w:p w14:paraId="30A76F61" w14:textId="77777777" w:rsidR="003F1339" w:rsidRDefault="003F1339">
            <w:pPr>
              <w:jc w:val="both"/>
            </w:pPr>
          </w:p>
        </w:tc>
        <w:tc>
          <w:tcPr>
            <w:tcW w:w="1289" w:type="dxa"/>
            <w:tcBorders>
              <w:top w:val="single" w:sz="4" w:space="0" w:color="auto"/>
              <w:bottom w:val="single" w:sz="4" w:space="0" w:color="auto"/>
            </w:tcBorders>
          </w:tcPr>
          <w:p w14:paraId="2268A2BF" w14:textId="77777777" w:rsidR="003F1339" w:rsidRDefault="006319A3">
            <w:pPr>
              <w:jc w:val="both"/>
            </w:pPr>
            <w:r>
              <w:rPr>
                <w:sz w:val="19"/>
              </w:rPr>
              <w:t>CH₄/ADG</w:t>
            </w:r>
          </w:p>
        </w:tc>
        <w:tc>
          <w:tcPr>
            <w:tcW w:w="1289" w:type="dxa"/>
            <w:tcBorders>
              <w:top w:val="single" w:sz="4" w:space="0" w:color="auto"/>
              <w:bottom w:val="single" w:sz="4" w:space="0" w:color="auto"/>
            </w:tcBorders>
          </w:tcPr>
          <w:p w14:paraId="2338504E" w14:textId="77777777" w:rsidR="003F1339" w:rsidRDefault="006319A3">
            <w:pPr>
              <w:jc w:val="center"/>
            </w:pPr>
            <w:r>
              <w:rPr>
                <w:sz w:val="19"/>
              </w:rPr>
              <w:t>-0.00 (0.02)</w:t>
            </w:r>
          </w:p>
        </w:tc>
        <w:tc>
          <w:tcPr>
            <w:tcW w:w="1289" w:type="dxa"/>
            <w:tcBorders>
              <w:top w:val="single" w:sz="4" w:space="0" w:color="auto"/>
              <w:bottom w:val="single" w:sz="4" w:space="0" w:color="auto"/>
            </w:tcBorders>
          </w:tcPr>
          <w:p w14:paraId="426D8EC9" w14:textId="77777777" w:rsidR="003F1339" w:rsidRDefault="006319A3">
            <w:pPr>
              <w:jc w:val="center"/>
            </w:pPr>
            <w:r>
              <w:rPr>
                <w:sz w:val="19"/>
              </w:rPr>
              <w:t>-0.02 (0.02)</w:t>
            </w:r>
          </w:p>
        </w:tc>
        <w:tc>
          <w:tcPr>
            <w:tcW w:w="1289" w:type="dxa"/>
            <w:tcBorders>
              <w:top w:val="single" w:sz="4" w:space="0" w:color="auto"/>
              <w:bottom w:val="single" w:sz="4" w:space="0" w:color="auto"/>
            </w:tcBorders>
          </w:tcPr>
          <w:p w14:paraId="000B95AE" w14:textId="77777777" w:rsidR="003F1339" w:rsidRDefault="006319A3">
            <w:pPr>
              <w:jc w:val="center"/>
            </w:pPr>
            <w:r>
              <w:rPr>
                <w:sz w:val="19"/>
              </w:rPr>
              <w:t>-0.25 (0.02)</w:t>
            </w:r>
          </w:p>
        </w:tc>
        <w:tc>
          <w:tcPr>
            <w:tcW w:w="1289" w:type="dxa"/>
            <w:tcBorders>
              <w:top w:val="single" w:sz="4" w:space="0" w:color="auto"/>
              <w:bottom w:val="single" w:sz="4" w:space="0" w:color="auto"/>
            </w:tcBorders>
          </w:tcPr>
          <w:p w14:paraId="5779F3D3" w14:textId="77777777" w:rsidR="003F1339" w:rsidRDefault="006319A3">
            <w:pPr>
              <w:jc w:val="center"/>
            </w:pPr>
            <w:r>
              <w:rPr>
                <w:sz w:val="19"/>
              </w:rPr>
              <w:t>0.26 (0.05)</w:t>
            </w:r>
          </w:p>
        </w:tc>
        <w:tc>
          <w:tcPr>
            <w:tcW w:w="1289" w:type="dxa"/>
            <w:tcBorders>
              <w:top w:val="single" w:sz="4" w:space="0" w:color="auto"/>
              <w:bottom w:val="single" w:sz="4" w:space="0" w:color="auto"/>
            </w:tcBorders>
          </w:tcPr>
          <w:p w14:paraId="7C8BC7A8" w14:textId="77777777" w:rsidR="003F1339" w:rsidRDefault="006319A3">
            <w:pPr>
              <w:jc w:val="center"/>
            </w:pPr>
            <w:r>
              <w:rPr>
                <w:sz w:val="19"/>
              </w:rPr>
              <w:t>0.20 (0.05)</w:t>
            </w:r>
          </w:p>
        </w:tc>
      </w:tr>
      <w:tr w:rsidR="003F1339" w14:paraId="23D66C4D" w14:textId="77777777" w:rsidTr="00C3020E">
        <w:tc>
          <w:tcPr>
            <w:tcW w:w="1289" w:type="dxa"/>
            <w:tcBorders>
              <w:top w:val="single" w:sz="4" w:space="0" w:color="auto"/>
              <w:bottom w:val="single" w:sz="4" w:space="0" w:color="auto"/>
            </w:tcBorders>
          </w:tcPr>
          <w:p w14:paraId="16F62B6D" w14:textId="77777777" w:rsidR="003F1339" w:rsidRDefault="003F1339">
            <w:pPr>
              <w:jc w:val="both"/>
            </w:pPr>
          </w:p>
        </w:tc>
        <w:tc>
          <w:tcPr>
            <w:tcW w:w="1289" w:type="dxa"/>
            <w:tcBorders>
              <w:top w:val="single" w:sz="4" w:space="0" w:color="auto"/>
              <w:bottom w:val="single" w:sz="4" w:space="0" w:color="auto"/>
            </w:tcBorders>
          </w:tcPr>
          <w:p w14:paraId="7CECB721" w14:textId="77777777" w:rsidR="003F1339" w:rsidRDefault="006319A3">
            <w:pPr>
              <w:jc w:val="both"/>
            </w:pPr>
            <w:r>
              <w:rPr>
                <w:sz w:val="19"/>
              </w:rPr>
              <w:t>CH₄/MM</w:t>
            </w:r>
          </w:p>
        </w:tc>
        <w:tc>
          <w:tcPr>
            <w:tcW w:w="1289" w:type="dxa"/>
            <w:tcBorders>
              <w:top w:val="single" w:sz="4" w:space="0" w:color="auto"/>
              <w:bottom w:val="single" w:sz="4" w:space="0" w:color="auto"/>
            </w:tcBorders>
          </w:tcPr>
          <w:p w14:paraId="203A7895" w14:textId="77777777" w:rsidR="003F1339" w:rsidRDefault="006319A3">
            <w:pPr>
              <w:jc w:val="center"/>
            </w:pPr>
            <w:r>
              <w:rPr>
                <w:sz w:val="19"/>
              </w:rPr>
              <w:t>-0.09 (0.05)</w:t>
            </w:r>
          </w:p>
        </w:tc>
        <w:tc>
          <w:tcPr>
            <w:tcW w:w="1289" w:type="dxa"/>
            <w:tcBorders>
              <w:top w:val="single" w:sz="4" w:space="0" w:color="auto"/>
              <w:bottom w:val="single" w:sz="4" w:space="0" w:color="auto"/>
            </w:tcBorders>
          </w:tcPr>
          <w:p w14:paraId="7E30AEE3" w14:textId="77777777" w:rsidR="003F1339" w:rsidRDefault="006319A3">
            <w:pPr>
              <w:jc w:val="center"/>
            </w:pPr>
            <w:r>
              <w:rPr>
                <w:sz w:val="19"/>
              </w:rPr>
              <w:t>-0.06 (0.05)</w:t>
            </w:r>
          </w:p>
        </w:tc>
        <w:tc>
          <w:tcPr>
            <w:tcW w:w="1289" w:type="dxa"/>
            <w:tcBorders>
              <w:top w:val="single" w:sz="4" w:space="0" w:color="auto"/>
              <w:bottom w:val="single" w:sz="4" w:space="0" w:color="auto"/>
            </w:tcBorders>
          </w:tcPr>
          <w:p w14:paraId="2CB23499" w14:textId="77777777" w:rsidR="003F1339" w:rsidRDefault="006319A3">
            <w:pPr>
              <w:jc w:val="center"/>
            </w:pPr>
            <w:r>
              <w:rPr>
                <w:sz w:val="19"/>
              </w:rPr>
              <w:t>0.01 (0.05)</w:t>
            </w:r>
          </w:p>
        </w:tc>
        <w:tc>
          <w:tcPr>
            <w:tcW w:w="1289" w:type="dxa"/>
            <w:tcBorders>
              <w:top w:val="single" w:sz="4" w:space="0" w:color="auto"/>
              <w:bottom w:val="single" w:sz="4" w:space="0" w:color="auto"/>
            </w:tcBorders>
          </w:tcPr>
          <w:p w14:paraId="4B98AE6B" w14:textId="77777777" w:rsidR="003F1339" w:rsidRDefault="006319A3">
            <w:pPr>
              <w:jc w:val="center"/>
            </w:pPr>
            <w:r>
              <w:rPr>
                <w:sz w:val="19"/>
              </w:rPr>
              <w:t>-0.24 (0.04)</w:t>
            </w:r>
          </w:p>
        </w:tc>
        <w:tc>
          <w:tcPr>
            <w:tcW w:w="1289" w:type="dxa"/>
            <w:tcBorders>
              <w:top w:val="single" w:sz="4" w:space="0" w:color="auto"/>
              <w:bottom w:val="single" w:sz="4" w:space="0" w:color="auto"/>
            </w:tcBorders>
          </w:tcPr>
          <w:p w14:paraId="3B681ABC" w14:textId="77777777" w:rsidR="003F1339" w:rsidRDefault="006319A3">
            <w:pPr>
              <w:jc w:val="center"/>
            </w:pPr>
            <w:r>
              <w:rPr>
                <w:sz w:val="19"/>
              </w:rPr>
              <w:t>0.13 (0.04)</w:t>
            </w:r>
          </w:p>
        </w:tc>
      </w:tr>
      <w:tr w:rsidR="003F1339" w14:paraId="1BCBB32E" w14:textId="77777777" w:rsidTr="00C3020E">
        <w:tc>
          <w:tcPr>
            <w:tcW w:w="1289" w:type="dxa"/>
            <w:tcBorders>
              <w:top w:val="single" w:sz="4" w:space="0" w:color="auto"/>
              <w:bottom w:val="single" w:sz="4" w:space="0" w:color="auto"/>
            </w:tcBorders>
          </w:tcPr>
          <w:p w14:paraId="74057CD1" w14:textId="77777777" w:rsidR="003F1339" w:rsidRDefault="003F1339">
            <w:pPr>
              <w:jc w:val="both"/>
            </w:pPr>
          </w:p>
        </w:tc>
        <w:tc>
          <w:tcPr>
            <w:tcW w:w="1289" w:type="dxa"/>
            <w:tcBorders>
              <w:top w:val="single" w:sz="4" w:space="0" w:color="auto"/>
              <w:bottom w:val="single" w:sz="4" w:space="0" w:color="auto"/>
            </w:tcBorders>
          </w:tcPr>
          <w:p w14:paraId="11925CA2" w14:textId="77777777" w:rsidR="003F1339" w:rsidRDefault="006319A3">
            <w:pPr>
              <w:jc w:val="both"/>
            </w:pPr>
            <w:r>
              <w:rPr>
                <w:sz w:val="19"/>
              </w:rPr>
              <w:t>CH₄/rumen</w:t>
            </w:r>
          </w:p>
        </w:tc>
        <w:tc>
          <w:tcPr>
            <w:tcW w:w="1289" w:type="dxa"/>
            <w:tcBorders>
              <w:top w:val="single" w:sz="4" w:space="0" w:color="auto"/>
              <w:bottom w:val="single" w:sz="4" w:space="0" w:color="auto"/>
            </w:tcBorders>
          </w:tcPr>
          <w:p w14:paraId="36F86C53" w14:textId="77777777" w:rsidR="003F1339" w:rsidRDefault="006319A3">
            <w:pPr>
              <w:jc w:val="center"/>
            </w:pPr>
            <w:r>
              <w:rPr>
                <w:sz w:val="19"/>
              </w:rPr>
              <w:t>–</w:t>
            </w:r>
          </w:p>
        </w:tc>
        <w:tc>
          <w:tcPr>
            <w:tcW w:w="1289" w:type="dxa"/>
            <w:tcBorders>
              <w:top w:val="single" w:sz="4" w:space="0" w:color="auto"/>
              <w:bottom w:val="single" w:sz="4" w:space="0" w:color="auto"/>
            </w:tcBorders>
          </w:tcPr>
          <w:p w14:paraId="73606BD7" w14:textId="77777777" w:rsidR="003F1339" w:rsidRDefault="006319A3">
            <w:pPr>
              <w:jc w:val="center"/>
            </w:pPr>
            <w:r>
              <w:rPr>
                <w:sz w:val="19"/>
              </w:rPr>
              <w:t>0.04 (0.05)</w:t>
            </w:r>
          </w:p>
        </w:tc>
        <w:tc>
          <w:tcPr>
            <w:tcW w:w="1289" w:type="dxa"/>
            <w:tcBorders>
              <w:top w:val="single" w:sz="4" w:space="0" w:color="auto"/>
              <w:bottom w:val="single" w:sz="4" w:space="0" w:color="auto"/>
            </w:tcBorders>
          </w:tcPr>
          <w:p w14:paraId="55160014" w14:textId="77777777" w:rsidR="003F1339" w:rsidRDefault="006319A3">
            <w:pPr>
              <w:jc w:val="center"/>
            </w:pPr>
            <w:r>
              <w:rPr>
                <w:sz w:val="19"/>
              </w:rPr>
              <w:t>0.00 (0.05)</w:t>
            </w:r>
          </w:p>
        </w:tc>
        <w:tc>
          <w:tcPr>
            <w:tcW w:w="1289" w:type="dxa"/>
            <w:tcBorders>
              <w:top w:val="single" w:sz="4" w:space="0" w:color="auto"/>
              <w:bottom w:val="single" w:sz="4" w:space="0" w:color="auto"/>
            </w:tcBorders>
          </w:tcPr>
          <w:p w14:paraId="480DEB89" w14:textId="77777777" w:rsidR="003F1339" w:rsidRDefault="006319A3">
            <w:pPr>
              <w:jc w:val="center"/>
            </w:pPr>
            <w:r>
              <w:rPr>
                <w:sz w:val="19"/>
              </w:rPr>
              <w:t>-0.03 (0.04)</w:t>
            </w:r>
          </w:p>
        </w:tc>
        <w:tc>
          <w:tcPr>
            <w:tcW w:w="1289" w:type="dxa"/>
            <w:tcBorders>
              <w:top w:val="single" w:sz="4" w:space="0" w:color="auto"/>
              <w:bottom w:val="single" w:sz="4" w:space="0" w:color="auto"/>
            </w:tcBorders>
          </w:tcPr>
          <w:p w14:paraId="5911D2AA" w14:textId="77777777" w:rsidR="003F1339" w:rsidRDefault="006319A3">
            <w:pPr>
              <w:jc w:val="center"/>
            </w:pPr>
            <w:r>
              <w:rPr>
                <w:sz w:val="19"/>
              </w:rPr>
              <w:t>-0.45 (0.03)</w:t>
            </w:r>
          </w:p>
        </w:tc>
      </w:tr>
      <w:tr w:rsidR="003F1339" w14:paraId="38318212" w14:textId="77777777" w:rsidTr="00C3020E">
        <w:tc>
          <w:tcPr>
            <w:tcW w:w="1289" w:type="dxa"/>
            <w:tcBorders>
              <w:top w:val="single" w:sz="4" w:space="0" w:color="auto"/>
              <w:bottom w:val="single" w:sz="4" w:space="0" w:color="auto"/>
            </w:tcBorders>
          </w:tcPr>
          <w:p w14:paraId="70A5A301" w14:textId="77777777" w:rsidR="003F1339" w:rsidRDefault="006319A3">
            <w:pPr>
              <w:jc w:val="both"/>
            </w:pPr>
            <w:r>
              <w:rPr>
                <w:sz w:val="19"/>
              </w:rPr>
              <w:t>Residual</w:t>
            </w:r>
          </w:p>
        </w:tc>
        <w:tc>
          <w:tcPr>
            <w:tcW w:w="1289" w:type="dxa"/>
            <w:tcBorders>
              <w:top w:val="single" w:sz="4" w:space="0" w:color="auto"/>
              <w:bottom w:val="single" w:sz="4" w:space="0" w:color="auto"/>
            </w:tcBorders>
          </w:tcPr>
          <w:p w14:paraId="1D6B5F84" w14:textId="77777777" w:rsidR="003F1339" w:rsidRDefault="006319A3">
            <w:pPr>
              <w:jc w:val="both"/>
            </w:pPr>
            <w:r>
              <w:rPr>
                <w:sz w:val="19"/>
              </w:rPr>
              <w:t>RMTMBW</w:t>
            </w:r>
          </w:p>
        </w:tc>
        <w:tc>
          <w:tcPr>
            <w:tcW w:w="1289" w:type="dxa"/>
            <w:tcBorders>
              <w:top w:val="single" w:sz="4" w:space="0" w:color="auto"/>
              <w:bottom w:val="single" w:sz="4" w:space="0" w:color="auto"/>
            </w:tcBorders>
          </w:tcPr>
          <w:p w14:paraId="3B3C1210" w14:textId="77777777" w:rsidR="003F1339" w:rsidRDefault="006319A3">
            <w:pPr>
              <w:jc w:val="center"/>
            </w:pPr>
            <w:r>
              <w:rPr>
                <w:sz w:val="19"/>
              </w:rPr>
              <w:t>-0.08 (0.01)</w:t>
            </w:r>
          </w:p>
        </w:tc>
        <w:tc>
          <w:tcPr>
            <w:tcW w:w="1289" w:type="dxa"/>
            <w:tcBorders>
              <w:top w:val="single" w:sz="4" w:space="0" w:color="auto"/>
              <w:bottom w:val="single" w:sz="4" w:space="0" w:color="auto"/>
            </w:tcBorders>
          </w:tcPr>
          <w:p w14:paraId="0A8DB1C1" w14:textId="77777777" w:rsidR="003F1339" w:rsidRDefault="006319A3">
            <w:pPr>
              <w:jc w:val="center"/>
            </w:pPr>
            <w:r>
              <w:rPr>
                <w:sz w:val="19"/>
              </w:rPr>
              <w:t>-0.16 (0.01)</w:t>
            </w:r>
          </w:p>
        </w:tc>
        <w:tc>
          <w:tcPr>
            <w:tcW w:w="1289" w:type="dxa"/>
            <w:tcBorders>
              <w:top w:val="single" w:sz="4" w:space="0" w:color="auto"/>
              <w:bottom w:val="single" w:sz="4" w:space="0" w:color="auto"/>
            </w:tcBorders>
          </w:tcPr>
          <w:p w14:paraId="78E8E697" w14:textId="77777777" w:rsidR="003F1339" w:rsidRDefault="006319A3">
            <w:pPr>
              <w:jc w:val="center"/>
            </w:pPr>
            <w:r>
              <w:rPr>
                <w:sz w:val="19"/>
              </w:rPr>
              <w:t>0.02 (0.02)</w:t>
            </w:r>
          </w:p>
        </w:tc>
        <w:tc>
          <w:tcPr>
            <w:tcW w:w="1289" w:type="dxa"/>
            <w:tcBorders>
              <w:top w:val="single" w:sz="4" w:space="0" w:color="auto"/>
              <w:bottom w:val="single" w:sz="4" w:space="0" w:color="auto"/>
            </w:tcBorders>
          </w:tcPr>
          <w:p w14:paraId="19E338E0" w14:textId="77777777" w:rsidR="003F1339" w:rsidRDefault="006319A3">
            <w:pPr>
              <w:jc w:val="center"/>
            </w:pPr>
            <w:r>
              <w:rPr>
                <w:sz w:val="19"/>
              </w:rPr>
              <w:t>-0.13 (0.05)</w:t>
            </w:r>
          </w:p>
        </w:tc>
        <w:tc>
          <w:tcPr>
            <w:tcW w:w="1289" w:type="dxa"/>
            <w:tcBorders>
              <w:top w:val="single" w:sz="4" w:space="0" w:color="auto"/>
              <w:bottom w:val="single" w:sz="4" w:space="0" w:color="auto"/>
            </w:tcBorders>
          </w:tcPr>
          <w:p w14:paraId="3D09B354" w14:textId="77777777" w:rsidR="003F1339" w:rsidRDefault="006319A3">
            <w:pPr>
              <w:jc w:val="center"/>
            </w:pPr>
            <w:r>
              <w:rPr>
                <w:sz w:val="19"/>
              </w:rPr>
              <w:t>0.07 (0.05)</w:t>
            </w:r>
          </w:p>
        </w:tc>
      </w:tr>
      <w:tr w:rsidR="003F1339" w14:paraId="2162F9BF" w14:textId="77777777" w:rsidTr="00C3020E">
        <w:tc>
          <w:tcPr>
            <w:tcW w:w="1289" w:type="dxa"/>
            <w:tcBorders>
              <w:top w:val="single" w:sz="4" w:space="0" w:color="auto"/>
              <w:bottom w:val="single" w:sz="4" w:space="0" w:color="auto"/>
            </w:tcBorders>
          </w:tcPr>
          <w:p w14:paraId="5E57BD3C" w14:textId="77777777" w:rsidR="003F1339" w:rsidRDefault="003F1339">
            <w:pPr>
              <w:jc w:val="both"/>
            </w:pPr>
          </w:p>
        </w:tc>
        <w:tc>
          <w:tcPr>
            <w:tcW w:w="1289" w:type="dxa"/>
            <w:tcBorders>
              <w:top w:val="single" w:sz="4" w:space="0" w:color="auto"/>
              <w:bottom w:val="single" w:sz="4" w:space="0" w:color="auto"/>
            </w:tcBorders>
          </w:tcPr>
          <w:p w14:paraId="670398B0" w14:textId="77777777" w:rsidR="003F1339" w:rsidRDefault="006319A3">
            <w:pPr>
              <w:jc w:val="both"/>
            </w:pPr>
            <w:r>
              <w:rPr>
                <w:sz w:val="19"/>
              </w:rPr>
              <w:t>RMTMBW+CO₂</w:t>
            </w:r>
          </w:p>
        </w:tc>
        <w:tc>
          <w:tcPr>
            <w:tcW w:w="1289" w:type="dxa"/>
            <w:tcBorders>
              <w:top w:val="single" w:sz="4" w:space="0" w:color="auto"/>
              <w:bottom w:val="single" w:sz="4" w:space="0" w:color="auto"/>
            </w:tcBorders>
          </w:tcPr>
          <w:p w14:paraId="10057560" w14:textId="77777777" w:rsidR="003F1339" w:rsidRDefault="006319A3">
            <w:pPr>
              <w:jc w:val="center"/>
            </w:pPr>
            <w:r>
              <w:rPr>
                <w:sz w:val="19"/>
              </w:rPr>
              <w:t>-0.02 (0.01)</w:t>
            </w:r>
          </w:p>
        </w:tc>
        <w:tc>
          <w:tcPr>
            <w:tcW w:w="1289" w:type="dxa"/>
            <w:tcBorders>
              <w:top w:val="single" w:sz="4" w:space="0" w:color="auto"/>
              <w:bottom w:val="single" w:sz="4" w:space="0" w:color="auto"/>
            </w:tcBorders>
          </w:tcPr>
          <w:p w14:paraId="3C74AAC2" w14:textId="77777777" w:rsidR="003F1339" w:rsidRDefault="006319A3">
            <w:pPr>
              <w:jc w:val="center"/>
            </w:pPr>
            <w:r>
              <w:rPr>
                <w:sz w:val="19"/>
              </w:rPr>
              <w:t>-0.12 (0.01)</w:t>
            </w:r>
          </w:p>
        </w:tc>
        <w:tc>
          <w:tcPr>
            <w:tcW w:w="1289" w:type="dxa"/>
            <w:tcBorders>
              <w:top w:val="single" w:sz="4" w:space="0" w:color="auto"/>
              <w:bottom w:val="single" w:sz="4" w:space="0" w:color="auto"/>
            </w:tcBorders>
          </w:tcPr>
          <w:p w14:paraId="62C7A7DF" w14:textId="77777777" w:rsidR="003F1339" w:rsidRDefault="006319A3">
            <w:pPr>
              <w:jc w:val="center"/>
            </w:pPr>
            <w:r>
              <w:rPr>
                <w:sz w:val="19"/>
              </w:rPr>
              <w:t>0.02 (0.02)</w:t>
            </w:r>
          </w:p>
        </w:tc>
        <w:tc>
          <w:tcPr>
            <w:tcW w:w="1289" w:type="dxa"/>
            <w:tcBorders>
              <w:top w:val="single" w:sz="4" w:space="0" w:color="auto"/>
              <w:bottom w:val="single" w:sz="4" w:space="0" w:color="auto"/>
            </w:tcBorders>
          </w:tcPr>
          <w:p w14:paraId="207FF639" w14:textId="77777777" w:rsidR="003F1339" w:rsidRDefault="006319A3">
            <w:pPr>
              <w:jc w:val="center"/>
            </w:pPr>
            <w:r>
              <w:rPr>
                <w:sz w:val="19"/>
              </w:rPr>
              <w:t>–</w:t>
            </w:r>
          </w:p>
        </w:tc>
        <w:tc>
          <w:tcPr>
            <w:tcW w:w="1289" w:type="dxa"/>
            <w:tcBorders>
              <w:top w:val="single" w:sz="4" w:space="0" w:color="auto"/>
              <w:bottom w:val="single" w:sz="4" w:space="0" w:color="auto"/>
            </w:tcBorders>
          </w:tcPr>
          <w:p w14:paraId="6815A4DF" w14:textId="77777777" w:rsidR="003F1339" w:rsidRDefault="006319A3">
            <w:pPr>
              <w:jc w:val="center"/>
            </w:pPr>
            <w:r>
              <w:rPr>
                <w:sz w:val="19"/>
              </w:rPr>
              <w:t>–</w:t>
            </w:r>
          </w:p>
        </w:tc>
      </w:tr>
      <w:tr w:rsidR="003F1339" w14:paraId="538B90AA" w14:textId="77777777" w:rsidTr="00C3020E">
        <w:tc>
          <w:tcPr>
            <w:tcW w:w="1289" w:type="dxa"/>
            <w:tcBorders>
              <w:top w:val="single" w:sz="4" w:space="0" w:color="auto"/>
              <w:bottom w:val="single" w:sz="4" w:space="0" w:color="auto"/>
            </w:tcBorders>
          </w:tcPr>
          <w:p w14:paraId="6D13DC17" w14:textId="77777777" w:rsidR="003F1339" w:rsidRDefault="003F1339">
            <w:pPr>
              <w:jc w:val="both"/>
            </w:pPr>
          </w:p>
        </w:tc>
        <w:tc>
          <w:tcPr>
            <w:tcW w:w="1289" w:type="dxa"/>
            <w:tcBorders>
              <w:top w:val="single" w:sz="4" w:space="0" w:color="auto"/>
              <w:bottom w:val="single" w:sz="4" w:space="0" w:color="auto"/>
            </w:tcBorders>
          </w:tcPr>
          <w:p w14:paraId="2DEF580A" w14:textId="77777777" w:rsidR="003F1339" w:rsidRDefault="006319A3">
            <w:pPr>
              <w:jc w:val="both"/>
            </w:pPr>
            <w:r>
              <w:rPr>
                <w:sz w:val="19"/>
              </w:rPr>
              <w:t>RMTADG</w:t>
            </w:r>
          </w:p>
        </w:tc>
        <w:tc>
          <w:tcPr>
            <w:tcW w:w="1289" w:type="dxa"/>
            <w:tcBorders>
              <w:top w:val="single" w:sz="4" w:space="0" w:color="auto"/>
              <w:bottom w:val="single" w:sz="4" w:space="0" w:color="auto"/>
            </w:tcBorders>
          </w:tcPr>
          <w:p w14:paraId="521150DF" w14:textId="77777777" w:rsidR="003F1339" w:rsidRDefault="006319A3">
            <w:pPr>
              <w:jc w:val="center"/>
            </w:pPr>
            <w:r>
              <w:rPr>
                <w:sz w:val="19"/>
              </w:rPr>
              <w:t>0.17 (0.03)</w:t>
            </w:r>
          </w:p>
        </w:tc>
        <w:tc>
          <w:tcPr>
            <w:tcW w:w="1289" w:type="dxa"/>
            <w:tcBorders>
              <w:top w:val="single" w:sz="4" w:space="0" w:color="auto"/>
              <w:bottom w:val="single" w:sz="4" w:space="0" w:color="auto"/>
            </w:tcBorders>
          </w:tcPr>
          <w:p w14:paraId="7D5861A9" w14:textId="77777777" w:rsidR="003F1339" w:rsidRDefault="006319A3">
            <w:pPr>
              <w:jc w:val="center"/>
            </w:pPr>
            <w:r>
              <w:rPr>
                <w:sz w:val="19"/>
              </w:rPr>
              <w:t>0.47 (0.02)</w:t>
            </w:r>
          </w:p>
        </w:tc>
        <w:tc>
          <w:tcPr>
            <w:tcW w:w="1289" w:type="dxa"/>
            <w:tcBorders>
              <w:top w:val="single" w:sz="4" w:space="0" w:color="auto"/>
              <w:bottom w:val="single" w:sz="4" w:space="0" w:color="auto"/>
            </w:tcBorders>
          </w:tcPr>
          <w:p w14:paraId="42A78AC1" w14:textId="77777777" w:rsidR="003F1339" w:rsidRDefault="006319A3">
            <w:pPr>
              <w:jc w:val="center"/>
            </w:pPr>
            <w:r>
              <w:rPr>
                <w:sz w:val="19"/>
              </w:rPr>
              <w:t>0.12 (0.02)</w:t>
            </w:r>
          </w:p>
        </w:tc>
        <w:tc>
          <w:tcPr>
            <w:tcW w:w="1289" w:type="dxa"/>
            <w:tcBorders>
              <w:top w:val="single" w:sz="4" w:space="0" w:color="auto"/>
              <w:bottom w:val="single" w:sz="4" w:space="0" w:color="auto"/>
            </w:tcBorders>
          </w:tcPr>
          <w:p w14:paraId="3082D96B" w14:textId="77777777" w:rsidR="003F1339" w:rsidRDefault="006319A3">
            <w:pPr>
              <w:jc w:val="center"/>
            </w:pPr>
            <w:r>
              <w:rPr>
                <w:sz w:val="19"/>
              </w:rPr>
              <w:t>0.21 (0.08)</w:t>
            </w:r>
          </w:p>
        </w:tc>
        <w:tc>
          <w:tcPr>
            <w:tcW w:w="1289" w:type="dxa"/>
            <w:tcBorders>
              <w:top w:val="single" w:sz="4" w:space="0" w:color="auto"/>
              <w:bottom w:val="single" w:sz="4" w:space="0" w:color="auto"/>
            </w:tcBorders>
          </w:tcPr>
          <w:p w14:paraId="26DBA667" w14:textId="77777777" w:rsidR="003F1339" w:rsidRDefault="006319A3">
            <w:pPr>
              <w:jc w:val="center"/>
            </w:pPr>
            <w:r>
              <w:rPr>
                <w:sz w:val="19"/>
              </w:rPr>
              <w:t>0.21 (0.08)</w:t>
            </w:r>
          </w:p>
        </w:tc>
      </w:tr>
    </w:tbl>
    <w:p w14:paraId="2C399C08" w14:textId="77777777" w:rsidR="003F1339" w:rsidRDefault="003F1339"/>
    <w:p w14:paraId="3923A351" w14:textId="77777777" w:rsidR="003F1339" w:rsidRDefault="006319A3">
      <w:pPr>
        <w:jc w:val="both"/>
      </w:pPr>
      <w:r>
        <w:rPr>
          <w:i/>
          <w:sz w:val="20"/>
        </w:rPr>
        <w:t>Trait abbreviations: CH₄ = daily methane output (g day⁻¹); CO₂ = daily carbon dioxide output (g day⁻¹); CH₄/MBW = methane per kg metabolic body weight (g day⁻¹ kg⁻⁰·⁷⁵); CH₄ ratio = CH₄/(CH₄+CO₂), mass basis; CH₄/ADG = methane per kg average daily gain (g kg⁻¹); CH₄/MM = methane per kg computed tomography (CT) muscle mass (g day⁻¹ kg⁻¹); CH₄/rumen = methane per litre CT rumen volume (g day⁻¹ L⁻¹); RMTMBW, RMTMBW+CO₂ and RMTADG = residual methane (g day⁻¹) from regression of CH₄ on metabolic body weight; metabolic body weight and CO₂; and average daily gain, respectively. Muscle mass and rumen volume were measured by CT. Standard errors in parentheses; – = not estimated.</w:t>
      </w:r>
    </w:p>
    <w:p w14:paraId="273D2E0C" w14:textId="77777777" w:rsidR="003F1339" w:rsidRDefault="006319A3">
      <w:pPr>
        <w:jc w:val="both"/>
      </w:pPr>
      <w:r>
        <w:t xml:space="preserve">Genetically, CH₄ showed a moderate-to-strong positive genetic correlation with metabolic body weight (MBW; 0.72 ± 0.03), live weight (0.71 ± 0.03), ADG (0.51 ± 0.07), muscle mass (0.42 ± 0.12), and rumen volume (0.68 ± 0.15). Ratio-based methane traits were generally negatively genetically correlated with the denominator production traits, including methane </w:t>
      </w:r>
      <w:r>
        <w:lastRenderedPageBreak/>
        <w:t>intensity (CH₄/MBW) with MBW (−0.27 ± 0.04), CH₄/ADG with ADG itself (−0.81 ± 0.08), and CH₄/rumen with rumen volume (−0.14 ± 0.30, a correlation with a wide confidence interval). Methane ratio showed weak to moderate negative genetic correlations with MBW (−0.21 ± 0.04), ADG (−0.04 ± 0.06), and muscle mass (−0.23 ± 0.19). Among the residual methane traits, RMT</w:t>
      </w:r>
      <w:r w:rsidRPr="00A85733">
        <w:rPr>
          <w:vertAlign w:val="subscript"/>
        </w:rPr>
        <w:t>MBW</w:t>
      </w:r>
      <w:r>
        <w:t>'s genetic correlation with MBW was −0.28 ± 0.04, and RMT</w:t>
      </w:r>
      <w:r w:rsidRPr="00A85733">
        <w:rPr>
          <w:vertAlign w:val="subscript"/>
        </w:rPr>
        <w:t>MBW+CO₂</w:t>
      </w:r>
      <w:r>
        <w:t>'s with MBW was −0.11 ± 0.04, whereas RMT</w:t>
      </w:r>
      <w:r w:rsidRPr="00825839">
        <w:rPr>
          <w:vertAlign w:val="subscript"/>
        </w:rPr>
        <w:t>ADG</w:t>
      </w:r>
      <w:r>
        <w:t xml:space="preserve"> showed a moderate positive genetic correlation with its own adjustment trait, ADG (0.42 ± 0.07).</w:t>
      </w:r>
    </w:p>
    <w:p w14:paraId="711C511B" w14:textId="77777777" w:rsidR="003F1339" w:rsidRDefault="006319A3">
      <w:pPr>
        <w:jc w:val="both"/>
      </w:pPr>
      <w:r>
        <w:rPr>
          <w:b/>
        </w:rPr>
        <w:t>Table 5.</w:t>
      </w:r>
      <w:r>
        <w:t xml:space="preserve"> Genetic correlations between methane traits and production traits (standard errors in parentheses).</w:t>
      </w:r>
    </w:p>
    <w:tbl>
      <w:tblPr>
        <w:tblStyle w:val="PlainTable2"/>
        <w:tblW w:w="0" w:type="auto"/>
        <w:tblLook w:val="04A0" w:firstRow="1" w:lastRow="0" w:firstColumn="1" w:lastColumn="0" w:noHBand="0" w:noVBand="1"/>
      </w:tblPr>
      <w:tblGrid>
        <w:gridCol w:w="1255"/>
        <w:gridCol w:w="1531"/>
        <w:gridCol w:w="1262"/>
        <w:gridCol w:w="1240"/>
        <w:gridCol w:w="1251"/>
        <w:gridCol w:w="1243"/>
        <w:gridCol w:w="1244"/>
      </w:tblGrid>
      <w:tr w:rsidR="003F1339" w14:paraId="19DB6EBB" w14:textId="77777777" w:rsidTr="003F13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9" w:type="dxa"/>
          </w:tcPr>
          <w:p w14:paraId="66607556" w14:textId="77777777" w:rsidR="003F1339" w:rsidRDefault="006319A3">
            <w:pPr>
              <w:jc w:val="both"/>
            </w:pPr>
            <w:r>
              <w:rPr>
                <w:b w:val="0"/>
                <w:sz w:val="19"/>
              </w:rPr>
              <w:t>Trait group</w:t>
            </w:r>
          </w:p>
        </w:tc>
        <w:tc>
          <w:tcPr>
            <w:tcW w:w="1289" w:type="dxa"/>
          </w:tcPr>
          <w:p w14:paraId="1D826040" w14:textId="77777777" w:rsidR="003F1339" w:rsidRDefault="006319A3">
            <w:pPr>
              <w:jc w:val="both"/>
              <w:cnfStyle w:val="100000000000" w:firstRow="1" w:lastRow="0" w:firstColumn="0" w:lastColumn="0" w:oddVBand="0" w:evenVBand="0" w:oddHBand="0" w:evenHBand="0" w:firstRowFirstColumn="0" w:firstRowLastColumn="0" w:lastRowFirstColumn="0" w:lastRowLastColumn="0"/>
            </w:pPr>
            <w:r>
              <w:rPr>
                <w:b w:val="0"/>
                <w:sz w:val="19"/>
              </w:rPr>
              <w:t>Trait</w:t>
            </w:r>
          </w:p>
        </w:tc>
        <w:tc>
          <w:tcPr>
            <w:tcW w:w="1289" w:type="dxa"/>
          </w:tcPr>
          <w:p w14:paraId="2DB34254" w14:textId="77777777" w:rsidR="003F1339" w:rsidRDefault="006319A3">
            <w:pPr>
              <w:jc w:val="center"/>
              <w:cnfStyle w:val="100000000000" w:firstRow="1" w:lastRow="0" w:firstColumn="0" w:lastColumn="0" w:oddVBand="0" w:evenVBand="0" w:oddHBand="0" w:evenHBand="0" w:firstRowFirstColumn="0" w:firstRowLastColumn="0" w:lastRowFirstColumn="0" w:lastRowLastColumn="0"/>
            </w:pPr>
            <w:r>
              <w:rPr>
                <w:b w:val="0"/>
                <w:sz w:val="19"/>
              </w:rPr>
              <w:t>Metabolic body weight</w:t>
            </w:r>
          </w:p>
        </w:tc>
        <w:tc>
          <w:tcPr>
            <w:tcW w:w="1289" w:type="dxa"/>
          </w:tcPr>
          <w:p w14:paraId="51046A81" w14:textId="77777777" w:rsidR="003F1339" w:rsidRDefault="006319A3">
            <w:pPr>
              <w:jc w:val="center"/>
              <w:cnfStyle w:val="100000000000" w:firstRow="1" w:lastRow="0" w:firstColumn="0" w:lastColumn="0" w:oddVBand="0" w:evenVBand="0" w:oddHBand="0" w:evenHBand="0" w:firstRowFirstColumn="0" w:firstRowLastColumn="0" w:lastRowFirstColumn="0" w:lastRowLastColumn="0"/>
            </w:pPr>
            <w:r>
              <w:rPr>
                <w:b w:val="0"/>
                <w:sz w:val="19"/>
              </w:rPr>
              <w:t>Live weight</w:t>
            </w:r>
          </w:p>
        </w:tc>
        <w:tc>
          <w:tcPr>
            <w:tcW w:w="1289" w:type="dxa"/>
          </w:tcPr>
          <w:p w14:paraId="3176B679" w14:textId="77777777" w:rsidR="003F1339" w:rsidRDefault="006319A3">
            <w:pPr>
              <w:jc w:val="center"/>
              <w:cnfStyle w:val="100000000000" w:firstRow="1" w:lastRow="0" w:firstColumn="0" w:lastColumn="0" w:oddVBand="0" w:evenVBand="0" w:oddHBand="0" w:evenHBand="0" w:firstRowFirstColumn="0" w:firstRowLastColumn="0" w:lastRowFirstColumn="0" w:lastRowLastColumn="0"/>
            </w:pPr>
            <w:r>
              <w:rPr>
                <w:b w:val="0"/>
                <w:sz w:val="19"/>
              </w:rPr>
              <w:t>Average daily gain</w:t>
            </w:r>
          </w:p>
        </w:tc>
        <w:tc>
          <w:tcPr>
            <w:tcW w:w="1289" w:type="dxa"/>
          </w:tcPr>
          <w:p w14:paraId="3243111B" w14:textId="77777777" w:rsidR="003F1339" w:rsidRDefault="006319A3">
            <w:pPr>
              <w:jc w:val="center"/>
              <w:cnfStyle w:val="100000000000" w:firstRow="1" w:lastRow="0" w:firstColumn="0" w:lastColumn="0" w:oddVBand="0" w:evenVBand="0" w:oddHBand="0" w:evenHBand="0" w:firstRowFirstColumn="0" w:firstRowLastColumn="0" w:lastRowFirstColumn="0" w:lastRowLastColumn="0"/>
            </w:pPr>
            <w:r>
              <w:rPr>
                <w:b w:val="0"/>
                <w:sz w:val="19"/>
              </w:rPr>
              <w:t>Muscle mass</w:t>
            </w:r>
          </w:p>
        </w:tc>
        <w:tc>
          <w:tcPr>
            <w:tcW w:w="1289" w:type="dxa"/>
          </w:tcPr>
          <w:p w14:paraId="51F407C8" w14:textId="77777777" w:rsidR="003F1339" w:rsidRDefault="006319A3">
            <w:pPr>
              <w:jc w:val="center"/>
              <w:cnfStyle w:val="100000000000" w:firstRow="1" w:lastRow="0" w:firstColumn="0" w:lastColumn="0" w:oddVBand="0" w:evenVBand="0" w:oddHBand="0" w:evenHBand="0" w:firstRowFirstColumn="0" w:firstRowLastColumn="0" w:lastRowFirstColumn="0" w:lastRowLastColumn="0"/>
            </w:pPr>
            <w:r>
              <w:rPr>
                <w:b w:val="0"/>
                <w:sz w:val="19"/>
              </w:rPr>
              <w:t>Rumen volume</w:t>
            </w:r>
          </w:p>
        </w:tc>
      </w:tr>
      <w:tr w:rsidR="003F1339" w14:paraId="0D812ECD" w14:textId="77777777" w:rsidTr="003F1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9" w:type="dxa"/>
          </w:tcPr>
          <w:p w14:paraId="1233C511" w14:textId="77777777" w:rsidR="003F1339" w:rsidRDefault="006319A3">
            <w:pPr>
              <w:jc w:val="both"/>
            </w:pPr>
            <w:r>
              <w:rPr>
                <w:b w:val="0"/>
                <w:sz w:val="19"/>
              </w:rPr>
              <w:t>Absolute</w:t>
            </w:r>
          </w:p>
        </w:tc>
        <w:tc>
          <w:tcPr>
            <w:tcW w:w="1289" w:type="dxa"/>
          </w:tcPr>
          <w:p w14:paraId="671BDB70" w14:textId="77777777" w:rsidR="003F1339" w:rsidRDefault="006319A3">
            <w:pPr>
              <w:jc w:val="both"/>
              <w:cnfStyle w:val="000000100000" w:firstRow="0" w:lastRow="0" w:firstColumn="0" w:lastColumn="0" w:oddVBand="0" w:evenVBand="0" w:oddHBand="1" w:evenHBand="0" w:firstRowFirstColumn="0" w:firstRowLastColumn="0" w:lastRowFirstColumn="0" w:lastRowLastColumn="0"/>
            </w:pPr>
            <w:r>
              <w:rPr>
                <w:sz w:val="19"/>
              </w:rPr>
              <w:t>CH₄</w:t>
            </w:r>
          </w:p>
        </w:tc>
        <w:tc>
          <w:tcPr>
            <w:tcW w:w="1289" w:type="dxa"/>
          </w:tcPr>
          <w:p w14:paraId="32BE55B8"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0.72 (0.03)</w:t>
            </w:r>
          </w:p>
        </w:tc>
        <w:tc>
          <w:tcPr>
            <w:tcW w:w="1289" w:type="dxa"/>
          </w:tcPr>
          <w:p w14:paraId="4AEB3B40"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0.71 (0.03)</w:t>
            </w:r>
          </w:p>
        </w:tc>
        <w:tc>
          <w:tcPr>
            <w:tcW w:w="1289" w:type="dxa"/>
          </w:tcPr>
          <w:p w14:paraId="3D4CE410"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0.51 (0.07)</w:t>
            </w:r>
          </w:p>
        </w:tc>
        <w:tc>
          <w:tcPr>
            <w:tcW w:w="1289" w:type="dxa"/>
          </w:tcPr>
          <w:p w14:paraId="49D5FD2C"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0.42 (0.12)</w:t>
            </w:r>
          </w:p>
        </w:tc>
        <w:tc>
          <w:tcPr>
            <w:tcW w:w="1289" w:type="dxa"/>
          </w:tcPr>
          <w:p w14:paraId="315E6624"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0.68 (0.15)</w:t>
            </w:r>
          </w:p>
        </w:tc>
      </w:tr>
      <w:tr w:rsidR="003F1339" w14:paraId="761491A3" w14:textId="77777777" w:rsidTr="003F1339">
        <w:tc>
          <w:tcPr>
            <w:cnfStyle w:val="001000000000" w:firstRow="0" w:lastRow="0" w:firstColumn="1" w:lastColumn="0" w:oddVBand="0" w:evenVBand="0" w:oddHBand="0" w:evenHBand="0" w:firstRowFirstColumn="0" w:firstRowLastColumn="0" w:lastRowFirstColumn="0" w:lastRowLastColumn="0"/>
            <w:tcW w:w="1289" w:type="dxa"/>
          </w:tcPr>
          <w:p w14:paraId="2FED1909" w14:textId="77777777" w:rsidR="003F1339" w:rsidRDefault="006319A3">
            <w:pPr>
              <w:jc w:val="both"/>
            </w:pPr>
            <w:r>
              <w:rPr>
                <w:b w:val="0"/>
                <w:sz w:val="19"/>
              </w:rPr>
              <w:t>Ratio</w:t>
            </w:r>
          </w:p>
        </w:tc>
        <w:tc>
          <w:tcPr>
            <w:tcW w:w="1289" w:type="dxa"/>
          </w:tcPr>
          <w:p w14:paraId="35E62857" w14:textId="77777777" w:rsidR="003F1339" w:rsidRDefault="006319A3">
            <w:pPr>
              <w:jc w:val="both"/>
              <w:cnfStyle w:val="000000000000" w:firstRow="0" w:lastRow="0" w:firstColumn="0" w:lastColumn="0" w:oddVBand="0" w:evenVBand="0" w:oddHBand="0" w:evenHBand="0" w:firstRowFirstColumn="0" w:firstRowLastColumn="0" w:lastRowFirstColumn="0" w:lastRowLastColumn="0"/>
            </w:pPr>
            <w:r>
              <w:rPr>
                <w:sz w:val="19"/>
              </w:rPr>
              <w:t>CH₄/MBW</w:t>
            </w:r>
          </w:p>
        </w:tc>
        <w:tc>
          <w:tcPr>
            <w:tcW w:w="1289" w:type="dxa"/>
          </w:tcPr>
          <w:p w14:paraId="59A662AD"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-0.27 (0.04)</w:t>
            </w:r>
          </w:p>
        </w:tc>
        <w:tc>
          <w:tcPr>
            <w:tcW w:w="1289" w:type="dxa"/>
          </w:tcPr>
          <w:p w14:paraId="5F247537"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-0.27 (0.03)</w:t>
            </w:r>
          </w:p>
        </w:tc>
        <w:tc>
          <w:tcPr>
            <w:tcW w:w="1289" w:type="dxa"/>
          </w:tcPr>
          <w:p w14:paraId="14B1AE2D"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-0.31 (0.08)</w:t>
            </w:r>
          </w:p>
        </w:tc>
        <w:tc>
          <w:tcPr>
            <w:tcW w:w="1289" w:type="dxa"/>
          </w:tcPr>
          <w:p w14:paraId="7F73BD19"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-0.10 (0.16)</w:t>
            </w:r>
          </w:p>
        </w:tc>
        <w:tc>
          <w:tcPr>
            <w:tcW w:w="1289" w:type="dxa"/>
          </w:tcPr>
          <w:p w14:paraId="162A7699"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-0.31 (0.22)</w:t>
            </w:r>
          </w:p>
        </w:tc>
      </w:tr>
      <w:tr w:rsidR="003F1339" w14:paraId="09827308" w14:textId="77777777" w:rsidTr="003F1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9" w:type="dxa"/>
          </w:tcPr>
          <w:p w14:paraId="0E24140D" w14:textId="77777777" w:rsidR="003F1339" w:rsidRDefault="003F1339">
            <w:pPr>
              <w:jc w:val="both"/>
            </w:pPr>
          </w:p>
        </w:tc>
        <w:tc>
          <w:tcPr>
            <w:tcW w:w="1289" w:type="dxa"/>
          </w:tcPr>
          <w:p w14:paraId="1921F7B0" w14:textId="77777777" w:rsidR="003F1339" w:rsidRDefault="006319A3">
            <w:pPr>
              <w:jc w:val="both"/>
              <w:cnfStyle w:val="000000100000" w:firstRow="0" w:lastRow="0" w:firstColumn="0" w:lastColumn="0" w:oddVBand="0" w:evenVBand="0" w:oddHBand="1" w:evenHBand="0" w:firstRowFirstColumn="0" w:firstRowLastColumn="0" w:lastRowFirstColumn="0" w:lastRowLastColumn="0"/>
            </w:pPr>
            <w:r>
              <w:rPr>
                <w:sz w:val="19"/>
              </w:rPr>
              <w:t>CH₄ ratio</w:t>
            </w:r>
          </w:p>
        </w:tc>
        <w:tc>
          <w:tcPr>
            <w:tcW w:w="1289" w:type="dxa"/>
          </w:tcPr>
          <w:p w14:paraId="4727E0EC"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-0.21 (0.04)</w:t>
            </w:r>
          </w:p>
        </w:tc>
        <w:tc>
          <w:tcPr>
            <w:tcW w:w="1289" w:type="dxa"/>
          </w:tcPr>
          <w:p w14:paraId="5FEC8A3C"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w:t>
            </w:r>
          </w:p>
        </w:tc>
        <w:tc>
          <w:tcPr>
            <w:tcW w:w="1289" w:type="dxa"/>
          </w:tcPr>
          <w:p w14:paraId="10800B19"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-0.04 (0.06)</w:t>
            </w:r>
          </w:p>
        </w:tc>
        <w:tc>
          <w:tcPr>
            <w:tcW w:w="1289" w:type="dxa"/>
          </w:tcPr>
          <w:p w14:paraId="1B3675C2"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-0.23 (0.19)</w:t>
            </w:r>
          </w:p>
        </w:tc>
        <w:tc>
          <w:tcPr>
            <w:tcW w:w="1289" w:type="dxa"/>
          </w:tcPr>
          <w:p w14:paraId="13504562"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0.13 (0.30)</w:t>
            </w:r>
          </w:p>
        </w:tc>
      </w:tr>
      <w:tr w:rsidR="003F1339" w14:paraId="2392C0A2" w14:textId="77777777" w:rsidTr="003F1339">
        <w:tc>
          <w:tcPr>
            <w:cnfStyle w:val="001000000000" w:firstRow="0" w:lastRow="0" w:firstColumn="1" w:lastColumn="0" w:oddVBand="0" w:evenVBand="0" w:oddHBand="0" w:evenHBand="0" w:firstRowFirstColumn="0" w:firstRowLastColumn="0" w:lastRowFirstColumn="0" w:lastRowLastColumn="0"/>
            <w:tcW w:w="1289" w:type="dxa"/>
          </w:tcPr>
          <w:p w14:paraId="6C83B6BF" w14:textId="77777777" w:rsidR="003F1339" w:rsidRDefault="003F1339">
            <w:pPr>
              <w:jc w:val="both"/>
            </w:pPr>
          </w:p>
        </w:tc>
        <w:tc>
          <w:tcPr>
            <w:tcW w:w="1289" w:type="dxa"/>
          </w:tcPr>
          <w:p w14:paraId="1406AA1C" w14:textId="77777777" w:rsidR="003F1339" w:rsidRDefault="006319A3">
            <w:pPr>
              <w:jc w:val="both"/>
              <w:cnfStyle w:val="000000000000" w:firstRow="0" w:lastRow="0" w:firstColumn="0" w:lastColumn="0" w:oddVBand="0" w:evenVBand="0" w:oddHBand="0" w:evenHBand="0" w:firstRowFirstColumn="0" w:firstRowLastColumn="0" w:lastRowFirstColumn="0" w:lastRowLastColumn="0"/>
            </w:pPr>
            <w:r>
              <w:rPr>
                <w:sz w:val="19"/>
              </w:rPr>
              <w:t>CH₄/ADG</w:t>
            </w:r>
          </w:p>
        </w:tc>
        <w:tc>
          <w:tcPr>
            <w:tcW w:w="1289" w:type="dxa"/>
          </w:tcPr>
          <w:p w14:paraId="5EB8BD3A"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-0.12 (0.07)</w:t>
            </w:r>
          </w:p>
        </w:tc>
        <w:tc>
          <w:tcPr>
            <w:tcW w:w="1289" w:type="dxa"/>
          </w:tcPr>
          <w:p w14:paraId="704037BA"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-0.19 (0.08)</w:t>
            </w:r>
          </w:p>
        </w:tc>
        <w:tc>
          <w:tcPr>
            <w:tcW w:w="1289" w:type="dxa"/>
          </w:tcPr>
          <w:p w14:paraId="6AA6DCB8"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-0.81 (0.08)</w:t>
            </w:r>
          </w:p>
        </w:tc>
        <w:tc>
          <w:tcPr>
            <w:tcW w:w="1289" w:type="dxa"/>
          </w:tcPr>
          <w:p w14:paraId="1E6E6C51"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-0.02 (0.21)</w:t>
            </w:r>
          </w:p>
        </w:tc>
        <w:tc>
          <w:tcPr>
            <w:tcW w:w="1289" w:type="dxa"/>
          </w:tcPr>
          <w:p w14:paraId="0D3E215E"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0.06 (0.22)</w:t>
            </w:r>
          </w:p>
        </w:tc>
      </w:tr>
      <w:tr w:rsidR="003F1339" w14:paraId="7588DF38" w14:textId="77777777" w:rsidTr="003F1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9" w:type="dxa"/>
          </w:tcPr>
          <w:p w14:paraId="4FF4C424" w14:textId="77777777" w:rsidR="003F1339" w:rsidRDefault="003F1339">
            <w:pPr>
              <w:jc w:val="both"/>
            </w:pPr>
          </w:p>
        </w:tc>
        <w:tc>
          <w:tcPr>
            <w:tcW w:w="1289" w:type="dxa"/>
          </w:tcPr>
          <w:p w14:paraId="7C15893E" w14:textId="77777777" w:rsidR="003F1339" w:rsidRDefault="006319A3">
            <w:pPr>
              <w:jc w:val="both"/>
              <w:cnfStyle w:val="000000100000" w:firstRow="0" w:lastRow="0" w:firstColumn="0" w:lastColumn="0" w:oddVBand="0" w:evenVBand="0" w:oddHBand="1" w:evenHBand="0" w:firstRowFirstColumn="0" w:firstRowLastColumn="0" w:lastRowFirstColumn="0" w:lastRowLastColumn="0"/>
            </w:pPr>
            <w:r>
              <w:rPr>
                <w:sz w:val="19"/>
              </w:rPr>
              <w:t>CH₄/MM</w:t>
            </w:r>
          </w:p>
        </w:tc>
        <w:tc>
          <w:tcPr>
            <w:tcW w:w="1289" w:type="dxa"/>
          </w:tcPr>
          <w:p w14:paraId="613F0C81"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-0.26 (0.14)</w:t>
            </w:r>
          </w:p>
        </w:tc>
        <w:tc>
          <w:tcPr>
            <w:tcW w:w="1289" w:type="dxa"/>
          </w:tcPr>
          <w:p w14:paraId="4ACF89CE"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-0.21 (0.12)</w:t>
            </w:r>
          </w:p>
        </w:tc>
        <w:tc>
          <w:tcPr>
            <w:tcW w:w="1289" w:type="dxa"/>
          </w:tcPr>
          <w:p w14:paraId="16E66E9E"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-0.04 (0.13)</w:t>
            </w:r>
          </w:p>
        </w:tc>
        <w:tc>
          <w:tcPr>
            <w:tcW w:w="1289" w:type="dxa"/>
          </w:tcPr>
          <w:p w14:paraId="212E6184"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w:t>
            </w:r>
          </w:p>
        </w:tc>
        <w:tc>
          <w:tcPr>
            <w:tcW w:w="1289" w:type="dxa"/>
          </w:tcPr>
          <w:p w14:paraId="0B5FCEB0"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0.22 (0.30)</w:t>
            </w:r>
          </w:p>
        </w:tc>
      </w:tr>
      <w:tr w:rsidR="003F1339" w14:paraId="5EC06BE4" w14:textId="77777777" w:rsidTr="003F1339">
        <w:tc>
          <w:tcPr>
            <w:cnfStyle w:val="001000000000" w:firstRow="0" w:lastRow="0" w:firstColumn="1" w:lastColumn="0" w:oddVBand="0" w:evenVBand="0" w:oddHBand="0" w:evenHBand="0" w:firstRowFirstColumn="0" w:firstRowLastColumn="0" w:lastRowFirstColumn="0" w:lastRowLastColumn="0"/>
            <w:tcW w:w="1289" w:type="dxa"/>
          </w:tcPr>
          <w:p w14:paraId="1EE86AC5" w14:textId="77777777" w:rsidR="003F1339" w:rsidRDefault="003F1339">
            <w:pPr>
              <w:jc w:val="both"/>
            </w:pPr>
          </w:p>
        </w:tc>
        <w:tc>
          <w:tcPr>
            <w:tcW w:w="1289" w:type="dxa"/>
          </w:tcPr>
          <w:p w14:paraId="5554D21E" w14:textId="77777777" w:rsidR="003F1339" w:rsidRDefault="006319A3">
            <w:pPr>
              <w:jc w:val="both"/>
              <w:cnfStyle w:val="000000000000" w:firstRow="0" w:lastRow="0" w:firstColumn="0" w:lastColumn="0" w:oddVBand="0" w:evenVBand="0" w:oddHBand="0" w:evenHBand="0" w:firstRowFirstColumn="0" w:firstRowLastColumn="0" w:lastRowFirstColumn="0" w:lastRowLastColumn="0"/>
            </w:pPr>
            <w:r>
              <w:rPr>
                <w:sz w:val="19"/>
              </w:rPr>
              <w:t>CH₄/rumen</w:t>
            </w:r>
          </w:p>
        </w:tc>
        <w:tc>
          <w:tcPr>
            <w:tcW w:w="1289" w:type="dxa"/>
          </w:tcPr>
          <w:p w14:paraId="320DBED6"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w:t>
            </w:r>
          </w:p>
        </w:tc>
        <w:tc>
          <w:tcPr>
            <w:tcW w:w="1289" w:type="dxa"/>
          </w:tcPr>
          <w:p w14:paraId="545EEDD5"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0.12 (0.12)</w:t>
            </w:r>
          </w:p>
        </w:tc>
        <w:tc>
          <w:tcPr>
            <w:tcW w:w="1289" w:type="dxa"/>
          </w:tcPr>
          <w:p w14:paraId="58D6F944"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-0.04 (0.12)</w:t>
            </w:r>
          </w:p>
        </w:tc>
        <w:tc>
          <w:tcPr>
            <w:tcW w:w="1289" w:type="dxa"/>
          </w:tcPr>
          <w:p w14:paraId="4A258D54"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0.16 (0.22)</w:t>
            </w:r>
          </w:p>
        </w:tc>
        <w:tc>
          <w:tcPr>
            <w:tcW w:w="1289" w:type="dxa"/>
          </w:tcPr>
          <w:p w14:paraId="1DABB160"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-0.14 (0.30)</w:t>
            </w:r>
          </w:p>
        </w:tc>
      </w:tr>
      <w:tr w:rsidR="003F1339" w14:paraId="228864DA" w14:textId="77777777" w:rsidTr="003F1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9" w:type="dxa"/>
          </w:tcPr>
          <w:p w14:paraId="16F7F6A0" w14:textId="77777777" w:rsidR="003F1339" w:rsidRDefault="006319A3">
            <w:pPr>
              <w:jc w:val="both"/>
            </w:pPr>
            <w:r>
              <w:rPr>
                <w:b w:val="0"/>
                <w:sz w:val="19"/>
              </w:rPr>
              <w:t>Residual</w:t>
            </w:r>
          </w:p>
        </w:tc>
        <w:tc>
          <w:tcPr>
            <w:tcW w:w="1289" w:type="dxa"/>
          </w:tcPr>
          <w:p w14:paraId="41BD2813" w14:textId="77777777" w:rsidR="003F1339" w:rsidRDefault="006319A3">
            <w:pPr>
              <w:jc w:val="both"/>
              <w:cnfStyle w:val="000000100000" w:firstRow="0" w:lastRow="0" w:firstColumn="0" w:lastColumn="0" w:oddVBand="0" w:evenVBand="0" w:oddHBand="1" w:evenHBand="0" w:firstRowFirstColumn="0" w:firstRowLastColumn="0" w:lastRowFirstColumn="0" w:lastRowLastColumn="0"/>
            </w:pPr>
            <w:r>
              <w:rPr>
                <w:sz w:val="19"/>
              </w:rPr>
              <w:t>RMTMBW</w:t>
            </w:r>
          </w:p>
        </w:tc>
        <w:tc>
          <w:tcPr>
            <w:tcW w:w="1289" w:type="dxa"/>
          </w:tcPr>
          <w:p w14:paraId="10B7337A"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-0.28 (0.04)</w:t>
            </w:r>
          </w:p>
        </w:tc>
        <w:tc>
          <w:tcPr>
            <w:tcW w:w="1289" w:type="dxa"/>
          </w:tcPr>
          <w:p w14:paraId="5F3E893D"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-0.44 (0.06)</w:t>
            </w:r>
          </w:p>
        </w:tc>
        <w:tc>
          <w:tcPr>
            <w:tcW w:w="1289" w:type="dxa"/>
          </w:tcPr>
          <w:p w14:paraId="7D23D2A8"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0.01 (0.05)</w:t>
            </w:r>
          </w:p>
        </w:tc>
        <w:tc>
          <w:tcPr>
            <w:tcW w:w="1289" w:type="dxa"/>
          </w:tcPr>
          <w:p w14:paraId="62556DA4"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-0.52 (0.48)</w:t>
            </w:r>
          </w:p>
        </w:tc>
        <w:tc>
          <w:tcPr>
            <w:tcW w:w="1289" w:type="dxa"/>
          </w:tcPr>
          <w:p w14:paraId="025C1B1A"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0.39 (0.42)</w:t>
            </w:r>
          </w:p>
        </w:tc>
      </w:tr>
      <w:tr w:rsidR="003F1339" w14:paraId="2593C16D" w14:textId="77777777" w:rsidTr="003F1339">
        <w:tc>
          <w:tcPr>
            <w:cnfStyle w:val="001000000000" w:firstRow="0" w:lastRow="0" w:firstColumn="1" w:lastColumn="0" w:oddVBand="0" w:evenVBand="0" w:oddHBand="0" w:evenHBand="0" w:firstRowFirstColumn="0" w:firstRowLastColumn="0" w:lastRowFirstColumn="0" w:lastRowLastColumn="0"/>
            <w:tcW w:w="1289" w:type="dxa"/>
          </w:tcPr>
          <w:p w14:paraId="6591BFB5" w14:textId="77777777" w:rsidR="003F1339" w:rsidRDefault="003F1339">
            <w:pPr>
              <w:jc w:val="both"/>
            </w:pPr>
          </w:p>
        </w:tc>
        <w:tc>
          <w:tcPr>
            <w:tcW w:w="1289" w:type="dxa"/>
          </w:tcPr>
          <w:p w14:paraId="237482A9" w14:textId="77777777" w:rsidR="003F1339" w:rsidRDefault="006319A3">
            <w:pPr>
              <w:jc w:val="both"/>
              <w:cnfStyle w:val="000000000000" w:firstRow="0" w:lastRow="0" w:firstColumn="0" w:lastColumn="0" w:oddVBand="0" w:evenVBand="0" w:oddHBand="0" w:evenHBand="0" w:firstRowFirstColumn="0" w:firstRowLastColumn="0" w:lastRowFirstColumn="0" w:lastRowLastColumn="0"/>
            </w:pPr>
            <w:r>
              <w:rPr>
                <w:sz w:val="19"/>
              </w:rPr>
              <w:t>RMTMBW+CO₂</w:t>
            </w:r>
          </w:p>
        </w:tc>
        <w:tc>
          <w:tcPr>
            <w:tcW w:w="1289" w:type="dxa"/>
          </w:tcPr>
          <w:p w14:paraId="47C54331"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-0.11 (0.04)</w:t>
            </w:r>
          </w:p>
        </w:tc>
        <w:tc>
          <w:tcPr>
            <w:tcW w:w="1289" w:type="dxa"/>
          </w:tcPr>
          <w:p w14:paraId="75AF98AC"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-0.36 (0.05)</w:t>
            </w:r>
          </w:p>
        </w:tc>
        <w:tc>
          <w:tcPr>
            <w:tcW w:w="1289" w:type="dxa"/>
          </w:tcPr>
          <w:p w14:paraId="6C80F192"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0.02 (0.05)</w:t>
            </w:r>
          </w:p>
        </w:tc>
        <w:tc>
          <w:tcPr>
            <w:tcW w:w="1289" w:type="dxa"/>
          </w:tcPr>
          <w:p w14:paraId="29C06E3E"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w:t>
            </w:r>
          </w:p>
        </w:tc>
        <w:tc>
          <w:tcPr>
            <w:tcW w:w="1289" w:type="dxa"/>
          </w:tcPr>
          <w:p w14:paraId="56521245"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w:t>
            </w:r>
          </w:p>
        </w:tc>
      </w:tr>
      <w:tr w:rsidR="003F1339" w14:paraId="0FE128BF" w14:textId="77777777" w:rsidTr="003F1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9" w:type="dxa"/>
          </w:tcPr>
          <w:p w14:paraId="30703CB4" w14:textId="77777777" w:rsidR="003F1339" w:rsidRDefault="003F1339">
            <w:pPr>
              <w:jc w:val="both"/>
            </w:pPr>
          </w:p>
        </w:tc>
        <w:tc>
          <w:tcPr>
            <w:tcW w:w="1289" w:type="dxa"/>
          </w:tcPr>
          <w:p w14:paraId="5CD59184" w14:textId="77777777" w:rsidR="003F1339" w:rsidRDefault="006319A3">
            <w:pPr>
              <w:jc w:val="both"/>
              <w:cnfStyle w:val="000000100000" w:firstRow="0" w:lastRow="0" w:firstColumn="0" w:lastColumn="0" w:oddVBand="0" w:evenVBand="0" w:oddHBand="1" w:evenHBand="0" w:firstRowFirstColumn="0" w:firstRowLastColumn="0" w:lastRowFirstColumn="0" w:lastRowLastColumn="0"/>
            </w:pPr>
            <w:r>
              <w:rPr>
                <w:sz w:val="19"/>
              </w:rPr>
              <w:t>RMTADG</w:t>
            </w:r>
          </w:p>
        </w:tc>
        <w:tc>
          <w:tcPr>
            <w:tcW w:w="1289" w:type="dxa"/>
          </w:tcPr>
          <w:p w14:paraId="083C63C7"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0.31 (0.11)</w:t>
            </w:r>
          </w:p>
        </w:tc>
        <w:tc>
          <w:tcPr>
            <w:tcW w:w="1289" w:type="dxa"/>
          </w:tcPr>
          <w:p w14:paraId="0FCC6F36"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0.94 (0.07)</w:t>
            </w:r>
          </w:p>
        </w:tc>
        <w:tc>
          <w:tcPr>
            <w:tcW w:w="1289" w:type="dxa"/>
          </w:tcPr>
          <w:p w14:paraId="30D31AA6"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0.42 (0.07)</w:t>
            </w:r>
          </w:p>
        </w:tc>
        <w:tc>
          <w:tcPr>
            <w:tcW w:w="1289" w:type="dxa"/>
          </w:tcPr>
          <w:p w14:paraId="2DB21657"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0.37 (0.28)</w:t>
            </w:r>
          </w:p>
        </w:tc>
        <w:tc>
          <w:tcPr>
            <w:tcW w:w="1289" w:type="dxa"/>
          </w:tcPr>
          <w:p w14:paraId="240FDEC0"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0.37 (0.28)</w:t>
            </w:r>
          </w:p>
        </w:tc>
      </w:tr>
    </w:tbl>
    <w:p w14:paraId="4BE4D551" w14:textId="77777777" w:rsidR="003F1339" w:rsidRDefault="003F1339"/>
    <w:p w14:paraId="24D86B87" w14:textId="77777777" w:rsidR="003F1339" w:rsidRDefault="006319A3">
      <w:pPr>
        <w:jc w:val="both"/>
      </w:pPr>
      <w:r>
        <w:rPr>
          <w:i/>
          <w:sz w:val="20"/>
        </w:rPr>
        <w:t xml:space="preserve">Trait abbreviations: CH₄ = daily methane output (g day⁻¹); CO₂ = daily carbon dioxide output (g day⁻¹); CH₄/MBW = methane per kg metabolic body weight (g day⁻¹ kg⁻⁰·⁷⁵); CH₄ ratio = CH₄/(CH₄+CO₂), mass basis; CH₄/ADG = methane per kg average daily gain (g kg⁻¹); CH₄/MM = methane per kg computed tomography (CT) muscle mass (g day⁻¹ kg⁻¹); CH₄/rumen = methane per litre CT rumen volume (g day⁻¹ L⁻¹); RMTMBW, RMTMBW+CO₂ and RMTADG = residual methane (g day⁻¹) from regression of CH₄ on metabolic body weight; </w:t>
      </w:r>
      <w:r>
        <w:rPr>
          <w:i/>
          <w:sz w:val="20"/>
        </w:rPr>
        <w:lastRenderedPageBreak/>
        <w:t>metabolic body weight and CO₂; and average daily gain, respectively. Muscle mass and rumen volume were measured by CT. Standard errors in parentheses; – = not estimated.</w:t>
      </w:r>
    </w:p>
    <w:p w14:paraId="1DA1F17D" w14:textId="77777777" w:rsidR="003F1339" w:rsidRDefault="006319A3">
      <w:pPr>
        <w:pStyle w:val="Subheadings"/>
        <w:jc w:val="both"/>
      </w:pPr>
      <w:r>
        <w:rPr>
          <w:b w:val="0"/>
        </w:rPr>
        <w:t>Selection index analysis</w:t>
      </w:r>
    </w:p>
    <w:p w14:paraId="68B9FAE9" w14:textId="77777777" w:rsidR="003F1339" w:rsidRDefault="006319A3">
      <w:pPr>
        <w:pStyle w:val="Sub-subheading"/>
      </w:pPr>
      <w:r>
        <w:t>Genetic parameters of CH₄, MBW and CO₂</w:t>
      </w:r>
    </w:p>
    <w:p w14:paraId="41DBA6D1" w14:textId="77777777" w:rsidR="003F1339" w:rsidRDefault="006319A3">
      <w:pPr>
        <w:jc w:val="both"/>
      </w:pPr>
      <w:r>
        <w:t>Genetic parameters from the trivariate analysis of CH₄, MBW and CO₂, used for all index calculations, are given in Supplementary Table S3.</w:t>
      </w:r>
    </w:p>
    <w:p w14:paraId="229B8887" w14:textId="77777777" w:rsidR="003F1339" w:rsidRDefault="006319A3">
      <w:pPr>
        <w:pStyle w:val="Sub-subheading"/>
      </w:pPr>
      <w:r>
        <w:t>The favourable region</w:t>
      </w:r>
    </w:p>
    <w:p w14:paraId="43D16C66" w14:textId="502B9BD9" w:rsidR="003F1339" w:rsidRDefault="006319A3">
      <w:pPr>
        <w:jc w:val="both"/>
      </w:pPr>
      <w:r>
        <w:t xml:space="preserve">Figure 1 shows every response attainable by an index of CH₄, MBW and CO₂. The favourable region within it, in which CH₄ is reduced without a decline in MBW or CO₂, exists, and along its boundary the correlated CO₂ response was positive (+10.1 to +64.5 g day⁻¹). The region is small, covering about 6.5% (95% interval 4.9–7.8%) of the area of attainable responses in Figure 1, because CH₄ is strongly genetically correlated with both MBW and CO₂. </w:t>
      </w:r>
      <w:del w:id="37" w:author="Noirin McHugh" w:date="2026-10-23T11:23:00Z" w16du:dateUtc="2026-10-23T10:23:00Z">
        <w:r w:rsidDel="007F17FA">
          <w:rPr>
            <w:highlight w:val="yellow"/>
          </w:rPr>
          <w:delText xml:space="preserve">Holding </w:delText>
        </w:r>
      </w:del>
      <w:ins w:id="38" w:author="Noirin McHugh" w:date="2026-10-23T11:23:00Z" w16du:dateUtc="2026-10-23T10:23:00Z">
        <w:r w:rsidR="007F17FA">
          <w:rPr>
            <w:highlight w:val="yellow"/>
          </w:rPr>
          <w:t xml:space="preserve">When a zero response was assumed for </w:t>
        </w:r>
      </w:ins>
      <w:r>
        <w:rPr>
          <w:highlight w:val="yellow"/>
        </w:rPr>
        <w:t xml:space="preserve">both MBW and CO₂ </w:t>
      </w:r>
      <w:del w:id="39" w:author="Noirin McHugh" w:date="2026-10-23T11:23:00Z" w16du:dateUtc="2026-10-23T10:23:00Z">
        <w:r w:rsidDel="007F17FA">
          <w:rPr>
            <w:highlight w:val="yellow"/>
          </w:rPr>
          <w:delText xml:space="preserve">at zero response </w:delText>
        </w:r>
        <w:commentRangeStart w:id="40"/>
        <w:r w:rsidDel="007F17FA">
          <w:rPr>
            <w:highlight w:val="yellow"/>
          </w:rPr>
          <w:delText>reduced</w:delText>
        </w:r>
        <w:commentRangeEnd w:id="40"/>
        <w:r w:rsidR="001615FC" w:rsidDel="007F17FA">
          <w:rPr>
            <w:rStyle w:val="CommentReference"/>
            <w:sz w:val="24"/>
            <w:szCs w:val="22"/>
            <w:highlight w:val="yellow"/>
          </w:rPr>
          <w:commentReference w:id="40"/>
        </w:r>
        <w:r w:rsidDel="007F17FA">
          <w:rPr>
            <w:highlight w:val="yellow"/>
          </w:rPr>
          <w:delText xml:space="preserve"> </w:delText>
        </w:r>
      </w:del>
      <w:r>
        <w:rPr>
          <w:highlight w:val="yellow"/>
        </w:rPr>
        <w:t xml:space="preserve">methane </w:t>
      </w:r>
      <w:ins w:id="41" w:author="Noirin McHugh" w:date="2026-10-23T11:23:00Z" w16du:dateUtc="2026-10-23T10:23:00Z">
        <w:r w:rsidR="007F17FA">
          <w:rPr>
            <w:highlight w:val="yellow"/>
          </w:rPr>
          <w:t xml:space="preserve">reduced </w:t>
        </w:r>
      </w:ins>
      <w:r>
        <w:rPr>
          <w:highlight w:val="yellow"/>
        </w:rPr>
        <w:t>by 0.61 g day⁻¹ (95% interval 0.46–0.75), 46% (35–54%) of the largest attainable methane reduction (−1.34 g day⁻¹; −1.46 to −1.22).</w:t>
      </w:r>
      <w:r>
        <w:t xml:space="preserve"> Holding MBW alone at zero gave a similar reduction (0.63 g day⁻¹) but increased CO₂ by 10.0 g day⁻¹. Within the region, the weighting sets the balance between the three traits: an index that increased MBW by 0.12 kg⁰·⁷⁵ and CO₂ by 20.7 g day⁻¹ still reduced CH₄ by 0.52 g day⁻¹, and some methane reduction remained possible up to an MBW increase of about 0.65 kg⁰·⁷⁵ (0.52–0.77), or a CO₂ increase of about 75 g day⁻¹ (63–86) (Figure 1).</w:t>
      </w:r>
    </w:p>
    <w:p w14:paraId="54385839" w14:textId="77777777" w:rsidR="003F1339" w:rsidRDefault="006319A3">
      <w:pPr>
        <w:jc w:val="center"/>
      </w:pPr>
      <w:r>
        <w:rPr>
          <w:noProof/>
        </w:rPr>
        <w:lastRenderedPageBreak/>
        <w:drawing>
          <wp:inline distT="0" distB="0" distL="0" distR="0" wp14:anchorId="4CB738EA" wp14:editId="2C0F37E9">
            <wp:extent cx="5040000" cy="504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i_frontier_co2.png"/>
                    <pic:cNvPicPr/>
                  </pic:nvPicPr>
                  <pic:blipFill>
                    <a:blip r:embed="rId15"/>
                    <a:stretch>
                      <a:fillRect/>
                    </a:stretch>
                  </pic:blipFill>
                  <pic:spPr>
                    <a:xfrm>
                      <a:off x="0" y="0"/>
                      <a:ext cx="5040000" cy="5040000"/>
                    </a:xfrm>
                    <a:prstGeom prst="rect">
                      <a:avLst/>
                    </a:prstGeom>
                  </pic:spPr>
                </pic:pic>
              </a:graphicData>
            </a:graphic>
          </wp:inline>
        </w:drawing>
      </w:r>
    </w:p>
    <w:p w14:paraId="109D7460" w14:textId="77777777" w:rsidR="003F1339" w:rsidRDefault="006319A3">
      <w:pPr>
        <w:jc w:val="both"/>
      </w:pPr>
      <w:r>
        <w:rPr>
          <w:b/>
        </w:rPr>
        <w:t>Figure 1.</w:t>
      </w:r>
      <w:r>
        <w:t xml:space="preserve"> Responses in methane (CH₄) and metabolic body weight (MBW) attainable per generation (selection intensity 1) by any index of CH₄, MBW and CO₂. Colour shows the correlated response in CO₂ (g day⁻¹). The shaded area is the favourable region, in which CH₄ is reduced and neither MBW nor CO₂ is reduced, shown in the CH₄–MBW plane; the CO₂ response along its boundary is positive (+10.1 to +64.5 g day⁻¹). The reference favourable index (the largest CH₄ reduction with MBW and CO₂ held at zero response) lies on the region’s MBW = 0 edge at a CH₄ response of −0.61 g day⁻¹.</w:t>
      </w:r>
    </w:p>
    <w:p w14:paraId="03864F69" w14:textId="77777777" w:rsidR="003F1339" w:rsidRDefault="006319A3">
      <w:pPr>
        <w:jc w:val="both"/>
      </w:pPr>
      <w:commentRangeStart w:id="42"/>
      <w:r>
        <w:rPr>
          <w:highlight w:val="yellow"/>
        </w:rPr>
        <w:t xml:space="preserve">The largest methane reduction attainable </w:t>
      </w:r>
      <w:commentRangeEnd w:id="42"/>
      <w:r w:rsidR="009B5469">
        <w:rPr>
          <w:rStyle w:val="CommentReference"/>
          <w:sz w:val="24"/>
          <w:szCs w:val="22"/>
          <w:highlight w:val="yellow"/>
        </w:rPr>
        <w:commentReference w:id="42"/>
      </w:r>
      <w:r>
        <w:rPr>
          <w:highlight w:val="yellow"/>
        </w:rPr>
        <w:t xml:space="preserve">without any change in MBW or CO₂ (−0.61 g day⁻¹ CH₄ per generation) could be reached from a breeding goal built on any of the methane traits, provided appropriate additional weights were placed on MBW and CO₂ (Table 6). All five </w:t>
      </w:r>
      <w:commentRangeStart w:id="43"/>
      <w:r>
        <w:rPr>
          <w:highlight w:val="yellow"/>
        </w:rPr>
        <w:lastRenderedPageBreak/>
        <w:t xml:space="preserve">methane traits </w:t>
      </w:r>
      <w:commentRangeEnd w:id="43"/>
      <w:r w:rsidR="009B5469">
        <w:rPr>
          <w:rStyle w:val="CommentReference"/>
          <w:sz w:val="24"/>
          <w:szCs w:val="22"/>
          <w:highlight w:val="yellow"/>
        </w:rPr>
        <w:commentReference w:id="43"/>
      </w:r>
      <w:r>
        <w:rPr>
          <w:highlight w:val="yellow"/>
        </w:rPr>
        <w:t>then led to the same index and the same responses. The outcome was therefore determined by the weights on MBW and CO₂, not by which methane trait the goal was built on.</w:t>
      </w:r>
    </w:p>
    <w:p w14:paraId="52A11C07" w14:textId="77777777" w:rsidR="003F1339" w:rsidRDefault="006319A3">
      <w:pPr>
        <w:jc w:val="both"/>
      </w:pPr>
      <w:r>
        <w:rPr>
          <w:b/>
        </w:rPr>
        <w:t>Table 6.</w:t>
      </w:r>
      <w:r>
        <w:t xml:space="preserve"> Additional breeding-goal weights on MBW and CO₂ needed to reach the reference favourable response (CH₄ reduced, MBW and CO₂ held at zero response) when each methane trait forms the breeding goal.</w:t>
      </w:r>
    </w:p>
    <w:tbl>
      <w:tblPr>
        <w:tblStyle w:val="PlainTable2"/>
        <w:tblW w:w="0" w:type="auto"/>
        <w:tblLook w:val="04A0" w:firstRow="1" w:lastRow="0" w:firstColumn="1" w:lastColumn="0" w:noHBand="0" w:noVBand="1"/>
      </w:tblPr>
      <w:tblGrid>
        <w:gridCol w:w="2256"/>
        <w:gridCol w:w="2256"/>
        <w:gridCol w:w="2256"/>
        <w:gridCol w:w="2256"/>
      </w:tblGrid>
      <w:tr w:rsidR="003F1339" w14:paraId="35E0C670" w14:textId="77777777" w:rsidTr="003F13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6" w:type="dxa"/>
          </w:tcPr>
          <w:p w14:paraId="09BD0AD1" w14:textId="77777777" w:rsidR="003F1339" w:rsidRDefault="006319A3" w:rsidP="00FF2D3F">
            <w:r>
              <w:rPr>
                <w:b w:val="0"/>
                <w:sz w:val="19"/>
              </w:rPr>
              <w:t>Methane term in the breeding goal</w:t>
            </w:r>
          </w:p>
        </w:tc>
        <w:tc>
          <w:tcPr>
            <w:tcW w:w="2256" w:type="dxa"/>
          </w:tcPr>
          <w:p w14:paraId="3454B856" w14:textId="77777777" w:rsidR="003F1339" w:rsidRDefault="006319A3" w:rsidP="00FF2D3F">
            <w:pPr>
              <w:cnfStyle w:val="100000000000" w:firstRow="1" w:lastRow="0" w:firstColumn="0" w:lastColumn="0" w:oddVBand="0" w:evenVBand="0" w:oddHBand="0" w:evenHBand="0" w:firstRowFirstColumn="0" w:firstRowLastColumn="0" w:lastRowFirstColumn="0" w:lastRowLastColumn="0"/>
            </w:pPr>
            <w:r>
              <w:rPr>
                <w:b w:val="0"/>
                <w:sz w:val="19"/>
              </w:rPr>
              <w:t>Additional weight on MBW (per kg⁰·⁷⁵)</w:t>
            </w:r>
          </w:p>
        </w:tc>
        <w:tc>
          <w:tcPr>
            <w:tcW w:w="2256" w:type="dxa"/>
          </w:tcPr>
          <w:p w14:paraId="31308EDD" w14:textId="77777777" w:rsidR="003F1339" w:rsidRDefault="006319A3" w:rsidP="00FF2D3F">
            <w:pPr>
              <w:cnfStyle w:val="100000000000" w:firstRow="1" w:lastRow="0" w:firstColumn="0" w:lastColumn="0" w:oddVBand="0" w:evenVBand="0" w:oddHBand="0" w:evenHBand="0" w:firstRowFirstColumn="0" w:firstRowLastColumn="0" w:lastRowFirstColumn="0" w:lastRowLastColumn="0"/>
            </w:pPr>
            <w:r>
              <w:rPr>
                <w:b w:val="0"/>
                <w:sz w:val="19"/>
              </w:rPr>
              <w:t>Additional weight on CO₂ (per g day⁻¹)</w:t>
            </w:r>
          </w:p>
        </w:tc>
        <w:tc>
          <w:tcPr>
            <w:tcW w:w="2256" w:type="dxa"/>
          </w:tcPr>
          <w:p w14:paraId="2EE58309" w14:textId="77777777" w:rsidR="003F1339" w:rsidRDefault="006319A3" w:rsidP="00FF2D3F">
            <w:pPr>
              <w:cnfStyle w:val="100000000000" w:firstRow="1" w:lastRow="0" w:firstColumn="0" w:lastColumn="0" w:oddVBand="0" w:evenVBand="0" w:oddHBand="0" w:evenHBand="0" w:firstRowFirstColumn="0" w:firstRowLastColumn="0" w:lastRowFirstColumn="0" w:lastRowLastColumn="0"/>
            </w:pPr>
            <w:r>
              <w:rPr>
                <w:b w:val="0"/>
                <w:sz w:val="19"/>
              </w:rPr>
              <w:t>Response: ΔCH₄ (g day⁻¹) / ΔMBW (kg⁰·⁷⁵) / ΔCO₂ (g day⁻¹)</w:t>
            </w:r>
          </w:p>
        </w:tc>
      </w:tr>
      <w:tr w:rsidR="003F1339" w14:paraId="7258D282" w14:textId="77777777" w:rsidTr="003F1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6" w:type="dxa"/>
          </w:tcPr>
          <w:p w14:paraId="0B298C2F" w14:textId="77777777" w:rsidR="003F1339" w:rsidRDefault="006319A3">
            <w:pPr>
              <w:jc w:val="both"/>
            </w:pPr>
            <w:r>
              <w:rPr>
                <w:b w:val="0"/>
                <w:sz w:val="19"/>
              </w:rPr>
              <w:t>CH₄</w:t>
            </w:r>
          </w:p>
        </w:tc>
        <w:tc>
          <w:tcPr>
            <w:tcW w:w="2256" w:type="dxa"/>
          </w:tcPr>
          <w:p w14:paraId="53F3A437" w14:textId="77777777" w:rsidR="003F1339" w:rsidRDefault="006319A3">
            <w:pPr>
              <w:jc w:val="both"/>
              <w:cnfStyle w:val="000000100000" w:firstRow="0" w:lastRow="0" w:firstColumn="0" w:lastColumn="0" w:oddVBand="0" w:evenVBand="0" w:oddHBand="1" w:evenHBand="0" w:firstRowFirstColumn="0" w:firstRowLastColumn="0" w:lastRowFirstColumn="0" w:lastRowLastColumn="0"/>
            </w:pPr>
            <w:r>
              <w:rPr>
                <w:sz w:val="19"/>
              </w:rPr>
              <w:t>+1.21</w:t>
            </w:r>
          </w:p>
        </w:tc>
        <w:tc>
          <w:tcPr>
            <w:tcW w:w="2256" w:type="dxa"/>
          </w:tcPr>
          <w:p w14:paraId="44EFB436"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−0.0040</w:t>
            </w:r>
          </w:p>
        </w:tc>
        <w:tc>
          <w:tcPr>
            <w:tcW w:w="2256" w:type="dxa"/>
          </w:tcPr>
          <w:p w14:paraId="3AE15A7A"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−0.61 / 0 / 0</w:t>
            </w:r>
          </w:p>
        </w:tc>
      </w:tr>
      <w:tr w:rsidR="003F1339" w14:paraId="597ABB18" w14:textId="77777777" w:rsidTr="003F1339">
        <w:tc>
          <w:tcPr>
            <w:cnfStyle w:val="001000000000" w:firstRow="0" w:lastRow="0" w:firstColumn="1" w:lastColumn="0" w:oddVBand="0" w:evenVBand="0" w:oddHBand="0" w:evenHBand="0" w:firstRowFirstColumn="0" w:firstRowLastColumn="0" w:lastRowFirstColumn="0" w:lastRowLastColumn="0"/>
            <w:tcW w:w="2256" w:type="dxa"/>
          </w:tcPr>
          <w:p w14:paraId="5490BD69" w14:textId="77777777" w:rsidR="003F1339" w:rsidRDefault="006319A3">
            <w:pPr>
              <w:jc w:val="both"/>
            </w:pPr>
            <w:r>
              <w:rPr>
                <w:b w:val="0"/>
                <w:sz w:val="19"/>
              </w:rPr>
              <w:t>CH₄/MBW (linearised)</w:t>
            </w:r>
          </w:p>
        </w:tc>
        <w:tc>
          <w:tcPr>
            <w:tcW w:w="2256" w:type="dxa"/>
          </w:tcPr>
          <w:p w14:paraId="4FBF4C78" w14:textId="77777777" w:rsidR="003F1339" w:rsidRDefault="006319A3">
            <w:pPr>
              <w:jc w:val="both"/>
              <w:cnfStyle w:val="000000000000" w:firstRow="0" w:lastRow="0" w:firstColumn="0" w:lastColumn="0" w:oddVBand="0" w:evenVBand="0" w:oddHBand="0" w:evenHBand="0" w:firstRowFirstColumn="0" w:firstRowLastColumn="0" w:lastRowFirstColumn="0" w:lastRowLastColumn="0"/>
            </w:pPr>
            <w:r>
              <w:rPr>
                <w:sz w:val="19"/>
              </w:rPr>
              <w:t>+0.40</w:t>
            </w:r>
          </w:p>
        </w:tc>
        <w:tc>
          <w:tcPr>
            <w:tcW w:w="2256" w:type="dxa"/>
          </w:tcPr>
          <w:p w14:paraId="78E583F0"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−0.0040</w:t>
            </w:r>
          </w:p>
        </w:tc>
        <w:tc>
          <w:tcPr>
            <w:tcW w:w="2256" w:type="dxa"/>
          </w:tcPr>
          <w:p w14:paraId="1803810E"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−0.61 / 0 / 0</w:t>
            </w:r>
          </w:p>
        </w:tc>
      </w:tr>
      <w:tr w:rsidR="003F1339" w14:paraId="45C9D780" w14:textId="77777777" w:rsidTr="003F1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6" w:type="dxa"/>
          </w:tcPr>
          <w:p w14:paraId="54686CB9" w14:textId="77777777" w:rsidR="003F1339" w:rsidRDefault="006319A3">
            <w:pPr>
              <w:jc w:val="both"/>
            </w:pPr>
            <w:r>
              <w:rPr>
                <w:b w:val="0"/>
                <w:sz w:val="19"/>
              </w:rPr>
              <w:t>CH₄ ratio (linearised)</w:t>
            </w:r>
          </w:p>
        </w:tc>
        <w:tc>
          <w:tcPr>
            <w:tcW w:w="2256" w:type="dxa"/>
          </w:tcPr>
          <w:p w14:paraId="451FC95A" w14:textId="77777777" w:rsidR="003F1339" w:rsidRDefault="006319A3">
            <w:pPr>
              <w:jc w:val="both"/>
              <w:cnfStyle w:val="000000100000" w:firstRow="0" w:lastRow="0" w:firstColumn="0" w:lastColumn="0" w:oddVBand="0" w:evenVBand="0" w:oddHBand="1" w:evenHBand="0" w:firstRowFirstColumn="0" w:firstRowLastColumn="0" w:lastRowFirstColumn="0" w:lastRowLastColumn="0"/>
            </w:pPr>
            <w:r>
              <w:rPr>
                <w:sz w:val="19"/>
              </w:rPr>
              <w:t>+1.21</w:t>
            </w:r>
          </w:p>
        </w:tc>
        <w:tc>
          <w:tcPr>
            <w:tcW w:w="2256" w:type="dxa"/>
          </w:tcPr>
          <w:p w14:paraId="6F7C5ADB"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−0.0191</w:t>
            </w:r>
          </w:p>
        </w:tc>
        <w:tc>
          <w:tcPr>
            <w:tcW w:w="2256" w:type="dxa"/>
          </w:tcPr>
          <w:p w14:paraId="10B6899C"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−0.61 / 0 / 0</w:t>
            </w:r>
          </w:p>
        </w:tc>
      </w:tr>
      <w:tr w:rsidR="003F1339" w14:paraId="28056F01" w14:textId="77777777" w:rsidTr="003F1339">
        <w:tc>
          <w:tcPr>
            <w:cnfStyle w:val="001000000000" w:firstRow="0" w:lastRow="0" w:firstColumn="1" w:lastColumn="0" w:oddVBand="0" w:evenVBand="0" w:oddHBand="0" w:evenHBand="0" w:firstRowFirstColumn="0" w:firstRowLastColumn="0" w:lastRowFirstColumn="0" w:lastRowLastColumn="0"/>
            <w:tcW w:w="2256" w:type="dxa"/>
          </w:tcPr>
          <w:p w14:paraId="6B5D1B52" w14:textId="77777777" w:rsidR="003F1339" w:rsidRDefault="006319A3">
            <w:pPr>
              <w:jc w:val="both"/>
            </w:pPr>
            <w:r>
              <w:rPr>
                <w:b w:val="0"/>
                <w:sz w:val="19"/>
              </w:rPr>
              <w:t>Genetic residual</w:t>
            </w:r>
          </w:p>
        </w:tc>
        <w:tc>
          <w:tcPr>
            <w:tcW w:w="2256" w:type="dxa"/>
          </w:tcPr>
          <w:p w14:paraId="6DEE001D" w14:textId="77777777" w:rsidR="003F1339" w:rsidRDefault="006319A3">
            <w:pPr>
              <w:jc w:val="both"/>
              <w:cnfStyle w:val="000000000000" w:firstRow="0" w:lastRow="0" w:firstColumn="0" w:lastColumn="0" w:oddVBand="0" w:evenVBand="0" w:oddHBand="0" w:evenHBand="0" w:firstRowFirstColumn="0" w:firstRowLastColumn="0" w:lastRowFirstColumn="0" w:lastRowLastColumn="0"/>
            </w:pPr>
            <w:r>
              <w:rPr>
                <w:sz w:val="19"/>
              </w:rPr>
              <w:t>+0.37</w:t>
            </w:r>
          </w:p>
        </w:tc>
        <w:tc>
          <w:tcPr>
            <w:tcW w:w="2256" w:type="dxa"/>
          </w:tcPr>
          <w:p w14:paraId="5E8744F4"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−0.0040</w:t>
            </w:r>
          </w:p>
        </w:tc>
        <w:tc>
          <w:tcPr>
            <w:tcW w:w="2256" w:type="dxa"/>
          </w:tcPr>
          <w:p w14:paraId="066D3E8E"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−0.61 / 0 / 0</w:t>
            </w:r>
          </w:p>
        </w:tc>
      </w:tr>
      <w:tr w:rsidR="003F1339" w14:paraId="15D73485" w14:textId="77777777" w:rsidTr="003F1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6" w:type="dxa"/>
          </w:tcPr>
          <w:p w14:paraId="738053A6" w14:textId="77777777" w:rsidR="003F1339" w:rsidRDefault="006319A3">
            <w:pPr>
              <w:jc w:val="both"/>
            </w:pPr>
            <w:r>
              <w:rPr>
                <w:b w:val="0"/>
                <w:sz w:val="19"/>
              </w:rPr>
              <w:t>Phenotypic residual (RMTMBW+CO₂)</w:t>
            </w:r>
          </w:p>
        </w:tc>
        <w:tc>
          <w:tcPr>
            <w:tcW w:w="2256" w:type="dxa"/>
          </w:tcPr>
          <w:p w14:paraId="1D1602CA" w14:textId="77777777" w:rsidR="003F1339" w:rsidRDefault="006319A3">
            <w:pPr>
              <w:jc w:val="both"/>
              <w:cnfStyle w:val="000000100000" w:firstRow="0" w:lastRow="0" w:firstColumn="0" w:lastColumn="0" w:oddVBand="0" w:evenVBand="0" w:oddHBand="1" w:evenHBand="0" w:firstRowFirstColumn="0" w:firstRowLastColumn="0" w:lastRowFirstColumn="0" w:lastRowLastColumn="0"/>
            </w:pPr>
            <w:r>
              <w:rPr>
                <w:sz w:val="19"/>
              </w:rPr>
              <w:t>+0.78</w:t>
            </w:r>
          </w:p>
        </w:tc>
        <w:tc>
          <w:tcPr>
            <w:tcW w:w="2256" w:type="dxa"/>
          </w:tcPr>
          <w:p w14:paraId="7075C00B"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−0.0078</w:t>
            </w:r>
          </w:p>
        </w:tc>
        <w:tc>
          <w:tcPr>
            <w:tcW w:w="2256" w:type="dxa"/>
          </w:tcPr>
          <w:p w14:paraId="70555CD4"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−0.61 / 0 / 0</w:t>
            </w:r>
          </w:p>
        </w:tc>
      </w:tr>
    </w:tbl>
    <w:p w14:paraId="7C067D66" w14:textId="77777777" w:rsidR="003F1339" w:rsidRDefault="003F1339"/>
    <w:p w14:paraId="20059CE8" w14:textId="77777777" w:rsidR="003F1339" w:rsidRDefault="006319A3">
      <w:pPr>
        <w:jc w:val="both"/>
      </w:pPr>
      <w:r>
        <w:rPr>
          <w:i/>
          <w:sz w:val="20"/>
        </w:rPr>
        <w:t>Weights are per −1 on the methane term, i.e. the goal is −(methane term) + w(MBW)·MBW + w(CO₂)·CO₂. They are relative breeding-goal weights (a), not economic values: only their ratios matter, and all five goals give the same index and the same responses. They differ only because each methane term already carries some weight on MBW and CO₂ (ratios linearised around the trait means; residual regression coefficients as in Methods). The corresponding selection index weights (b) are given in Supplementary Table S4. Abbreviations: CH₄ = daily methane output (g day⁻¹); MBW = metabolic body weight (kg⁰·⁷⁵); CO₂ = daily carbon dioxide output (g day⁻¹); CH₄ ratio = CH₄/(CH₄+CO₂), mass basis; RMTMBW+CO₂ = residual methane from regression of CH₄ on MBW and CO₂. Responses are per generation at selection intensity 1.</w:t>
      </w:r>
    </w:p>
    <w:p w14:paraId="126124A9" w14:textId="77777777" w:rsidR="003F1339" w:rsidRDefault="006319A3">
      <w:commentRangeStart w:id="44"/>
      <w:r>
        <w:rPr>
          <w:b/>
          <w:sz w:val="36"/>
        </w:rPr>
        <w:t>Discussion</w:t>
      </w:r>
      <w:commentRangeEnd w:id="44"/>
      <w:r w:rsidR="009B5469">
        <w:rPr>
          <w:rStyle w:val="CommentReference"/>
          <w:sz w:val="24"/>
          <w:szCs w:val="22"/>
        </w:rPr>
        <w:commentReference w:id="44"/>
      </w:r>
    </w:p>
    <w:p w14:paraId="33C81999" w14:textId="24B00978" w:rsidR="003F1339" w:rsidRDefault="006319A3">
      <w:pPr>
        <w:jc w:val="both"/>
      </w:pPr>
      <w:r>
        <w:t xml:space="preserve">The present study estimated genetic parameters for a comprehensive set of methane trait definitions in pasture-based sheep, comparing absolute, ratio-based, and residual methane traits. Multiple methane traits are used across the literature to quantify emissions, but their </w:t>
      </w:r>
      <w:r>
        <w:lastRenderedPageBreak/>
        <w:t xml:space="preserve">statistical properties, and their genetic relationships with production traits, are not always made explicit. Lassen and Difford </w:t>
      </w:r>
      <w:r w:rsidR="00D638A3">
        <w:fldChar w:fldCharType="begin"/>
      </w:r>
      <w:r w:rsidR="00D638A3">
        <w:instrText xml:space="preserve"> ADDIN EN.CITE &lt;EndNote&gt;&lt;Cite&gt;&lt;Author&gt;Lassen&lt;/Author&gt;&lt;Year&gt;2020&lt;/Year&gt;&lt;RecNum&gt;175&lt;/RecNum&gt;&lt;DisplayText&gt;[24]&lt;/DisplayText&gt;&lt;record&gt;&lt;rec-number&gt;175&lt;/rec-number&gt;&lt;foreign-keys&gt;&lt;key app="EN" db-id="waxwzprpds5f9des5zdxa55jzsppx55fpw20" timestamp="1774277928"&gt;175&lt;/key&gt;&lt;/foreign-keys&gt;&lt;ref-type name="Journal Article"&gt;17&lt;/ref-type&gt;&lt;contributors&gt;&lt;authors&gt;&lt;author&gt;Lassen, J.&lt;/author&gt;&lt;author&gt;Difford, G. F.&lt;/author&gt;&lt;/authors&gt;&lt;/contributors&gt;&lt;titles&gt;&lt;title&gt;Review: Genetic and genomic selection as a methane mitigation strategy in dairy cattle&lt;/title&gt;&lt;secondary-title&gt;Animal&lt;/secondary-title&gt;&lt;/titles&gt;&lt;periodical&gt;&lt;full-title&gt;Animal&lt;/full-title&gt;&lt;/periodical&gt;&lt;pages&gt;s473-s483&lt;/pages&gt;&lt;volume&gt;14&lt;/volume&gt;&lt;keywords&gt;&lt;keyword&gt;emission&lt;/keyword&gt;&lt;keyword&gt;heritability&lt;/keyword&gt;&lt;keyword&gt;breeding&lt;/keyword&gt;&lt;keyword&gt;mitigation&lt;/keyword&gt;&lt;keyword&gt;gene&lt;/keyword&gt;&lt;/keywords&gt;&lt;dates&gt;&lt;year&gt;2020&lt;/year&gt;&lt;pub-dates&gt;&lt;date&gt;2020/01/01/&lt;/date&gt;&lt;/pub-dates&gt;&lt;/dates&gt;&lt;isbn&gt;1751-7311&lt;/isbn&gt;&lt;urls&gt;&lt;related-urls&gt;&lt;url&gt;https://www.sciencedirect.com/science/article/pii/S1751731120001561&lt;/url&gt;&lt;/related-urls&gt;&lt;/urls&gt;&lt;electronic-resource-num&gt;https://doi.org/10.1017/S1751731120001561&lt;/electronic-resource-num&gt;&lt;/record&gt;&lt;/Cite&gt;&lt;/EndNote&gt;</w:instrText>
      </w:r>
      <w:r w:rsidR="00D638A3">
        <w:fldChar w:fldCharType="separate"/>
      </w:r>
      <w:r w:rsidR="00D638A3">
        <w:rPr>
          <w:noProof/>
        </w:rPr>
        <w:t>[24]</w:t>
      </w:r>
      <w:r w:rsidR="00D638A3">
        <w:fldChar w:fldCharType="end"/>
      </w:r>
      <w:r>
        <w:t xml:space="preserve"> highlighted the need for further empirical work on the genetic parameters of ratio- and residual-based methane traits. This study addresses that gap and extends it by examining how these traits respond to selection within a selection index.</w:t>
      </w:r>
    </w:p>
    <w:p w14:paraId="1E8AD0E2" w14:textId="77777777" w:rsidR="003F1339" w:rsidRDefault="006319A3">
      <w:pPr>
        <w:pStyle w:val="Subheadings"/>
        <w:jc w:val="both"/>
      </w:pPr>
      <w:r>
        <w:rPr>
          <w:b w:val="0"/>
        </w:rPr>
        <w:t>Genetic parameters of methane trait definitions</w:t>
      </w:r>
    </w:p>
    <w:p w14:paraId="4E7C40D2" w14:textId="128437C3" w:rsidR="003F1339" w:rsidRDefault="006319A3">
      <w:pPr>
        <w:jc w:val="both"/>
      </w:pPr>
      <w:r>
        <w:t xml:space="preserve">Heritability estimates across the nine methane trait definitions ranged from 0.12 to 0.46, indicating that methane production carries meaningful additive genetic variation whichever way it is expressed. These estimates lie within the range reported for methane traits in sheep </w:t>
      </w:r>
      <w:r w:rsidR="00D638A3">
        <w:fldChar w:fldCharType="begin">
          <w:fldData xml:space="preserve">PEVuZE5vdGU+PENpdGU+PEF1dGhvcj5Kb25rZXI8L0F1dGhvcj48WWVhcj4yMDE4PC9ZZWFyPjxS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</w:fldData>
        </w:fldChar>
      </w:r>
      <w:r w:rsidR="00D638A3">
        <w:instrText xml:space="preserve"> ADDIN EN.CITE </w:instrText>
      </w:r>
      <w:r w:rsidR="00D638A3">
        <w:fldChar w:fldCharType="begin">
          <w:fldData xml:space="preserve">PEVuZE5vdGU+PENpdGU+PEF1dGhvcj5Kb25rZXI8L0F1dGhvcj48WWVhcj4yMDE4PC9ZZWFyPjxS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</w:fldData>
        </w:fldChar>
      </w:r>
      <w:r w:rsidR="00D638A3">
        <w:instrText xml:space="preserve"> ADDIN EN.CITE.DATA </w:instrText>
      </w:r>
      <w:r w:rsidR="00D638A3">
        <w:fldChar w:fldCharType="end"/>
      </w:r>
      <w:r w:rsidR="00D638A3">
        <w:fldChar w:fldCharType="separate"/>
      </w:r>
      <w:r w:rsidR="00D638A3">
        <w:rPr>
          <w:noProof/>
        </w:rPr>
        <w:t>[10, 38]</w:t>
      </w:r>
      <w:r w:rsidR="00D638A3">
        <w:fldChar w:fldCharType="end"/>
      </w:r>
      <w:r>
        <w:t xml:space="preserve">, beef </w:t>
      </w:r>
      <w:r w:rsidR="00D638A3">
        <w:fldChar w:fldCharType="begin">
          <w:fldData xml:space="preserve">PEVuZE5vdGU+PENpdGU+PEF1dGhvcj5SeWFuPC9BdXRob3I+PFllYXI+MjAyNTwvWWVhcj48UmVj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</w:fldData>
        </w:fldChar>
      </w:r>
      <w:r w:rsidR="00D638A3">
        <w:instrText xml:space="preserve"> ADDIN EN.CITE </w:instrText>
      </w:r>
      <w:r w:rsidR="00D638A3">
        <w:fldChar w:fldCharType="begin">
          <w:fldData xml:space="preserve">PEVuZE5vdGU+PENpdGU+PEF1dGhvcj5SeWFuPC9BdXRob3I+PFllYXI+MjAyNTwvWWVhcj48UmVj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</w:fldData>
        </w:fldChar>
      </w:r>
      <w:r w:rsidR="00D638A3">
        <w:instrText xml:space="preserve"> ADDIN EN.CITE.DATA </w:instrText>
      </w:r>
      <w:r w:rsidR="00D638A3">
        <w:fldChar w:fldCharType="end"/>
      </w:r>
      <w:r w:rsidR="00D638A3">
        <w:fldChar w:fldCharType="separate"/>
      </w:r>
      <w:r w:rsidR="00D638A3">
        <w:rPr>
          <w:noProof/>
        </w:rPr>
        <w:t>[7, 19]</w:t>
      </w:r>
      <w:r w:rsidR="00D638A3">
        <w:fldChar w:fldCharType="end"/>
      </w:r>
      <w:r>
        <w:t xml:space="preserve"> and dairy cattle </w:t>
      </w:r>
      <w:r w:rsidR="00D638A3">
        <w:fldChar w:fldCharType="begin">
          <w:fldData xml:space="preserve">PEVuZE5vdGU+PENpdGU+PEF1dGhvcj5LYW1hbGFuYXRoYW48L0F1dGhvcj48WWVhcj4yMDIzPC9Z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</w:fldData>
        </w:fldChar>
      </w:r>
      <w:r w:rsidR="00D638A3">
        <w:instrText xml:space="preserve"> ADDIN EN.CITE </w:instrText>
      </w:r>
      <w:r w:rsidR="00D638A3">
        <w:fldChar w:fldCharType="begin">
          <w:fldData xml:space="preserve">PEVuZE5vdGU+PENpdGU+PEF1dGhvcj5LYW1hbGFuYXRoYW48L0F1dGhvcj48WWVhcj4yMDIzPC9Z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</w:fldData>
        </w:fldChar>
      </w:r>
      <w:r w:rsidR="00D638A3">
        <w:instrText xml:space="preserve"> ADDIN EN.CITE.DATA </w:instrText>
      </w:r>
      <w:r w:rsidR="00D638A3">
        <w:fldChar w:fldCharType="end"/>
      </w:r>
      <w:r w:rsidR="00D638A3">
        <w:fldChar w:fldCharType="separate"/>
      </w:r>
      <w:r w:rsidR="00D638A3">
        <w:rPr>
          <w:noProof/>
        </w:rPr>
        <w:t>[9, 39]</w:t>
      </w:r>
      <w:r w:rsidR="00D638A3">
        <w:fldChar w:fldCharType="end"/>
      </w:r>
      <w:r>
        <w:t xml:space="preserve">, and are comparable in magnitude to traits already used in livestock breeding programmes, such as somatic cell count </w:t>
      </w:r>
      <w:r w:rsidR="00D638A3">
        <w:fldChar w:fldCharType="begin"/>
      </w:r>
      <w:r w:rsidR="00D638A3">
        <w:instrText xml:space="preserve"> ADDIN EN.CITE &lt;EndNote&gt;&lt;Cite&gt;&lt;Author&gt;Shook&lt;/Author&gt;&lt;Year&gt;1994&lt;/Year&gt;&lt;RecNum&gt;172&lt;/RecNum&gt;&lt;DisplayText&gt;[40]&lt;/DisplayText&gt;&lt;record&gt;&lt;rec-number&gt;172&lt;/rec-number&gt;&lt;foreign-keys&gt;&lt;key app="EN" db-id="waxwzprpds5f9des5zdxa55jzsppx55fpw20" timestamp="1772019767"&gt;172&lt;/key&gt;&lt;/foreign-keys&gt;&lt;ref-type name="Journal Article"&gt;17&lt;/ref-type&gt;&lt;contributors&gt;&lt;authors&gt;&lt;author&gt;Shook, G. E.&lt;/author&gt;&lt;author&gt;Schutz, M. M.&lt;/author&gt;&lt;/authors&gt;&lt;/contributors&gt;&lt;titles&gt;&lt;title&gt;Selection on Somatic Cell Score to Improve Resistance to Mastitis in the United States&lt;/title&gt;&lt;secondary-title&gt;Journal of Dairy Science&lt;/secondary-title&gt;&lt;/titles&gt;&lt;periodical&gt;&lt;full-title&gt;Journal of Dairy Science&lt;/full-title&gt;&lt;/periodical&gt;&lt;pages&gt;648-658&lt;/pages&gt;&lt;volume&gt;77&lt;/volume&gt;&lt;number&gt;2&lt;/number&gt;&lt;keywords&gt;&lt;keyword&gt;mastitis&lt;/keyword&gt;&lt;keyword&gt;somatic cell count&lt;/keyword&gt;&lt;keyword&gt;genetic improvement&lt;/keyword&gt;&lt;keyword&gt;selection&lt;/keyword&gt;&lt;/keywords&gt;&lt;dates&gt;&lt;year&gt;1994&lt;/year&gt;&lt;pub-dates&gt;&lt;date&gt;1994/02/01/&lt;/date&gt;&lt;/pub-dates&gt;&lt;/dates&gt;&lt;isbn&gt;0022-0302&lt;/isbn&gt;&lt;urls&gt;&lt;related-urls&gt;&lt;url&gt;https://www.sciencedirect.com/science/article/pii/S0022030294769952&lt;/url&gt;&lt;/related-urls&gt;&lt;/urls&gt;&lt;electronic-resource-num&gt;https://doi.org/10.3168/jds.S0022-0302(94)76995-2&lt;/electronic-resource-num&gt;&lt;/record&gt;&lt;/Cite&gt;&lt;/EndNote&gt;</w:instrText>
      </w:r>
      <w:r w:rsidR="00D638A3">
        <w:fldChar w:fldCharType="separate"/>
      </w:r>
      <w:r w:rsidR="00D638A3">
        <w:rPr>
          <w:noProof/>
        </w:rPr>
        <w:t>[40]</w:t>
      </w:r>
      <w:r w:rsidR="00D638A3">
        <w:fldChar w:fldCharType="end"/>
      </w:r>
      <w:r>
        <w:t xml:space="preserve">, which has delivered sustained genetic gain in dairy cattle once incorporated into a breeding objective </w:t>
      </w:r>
      <w:r w:rsidR="00D638A3">
        <w:fldChar w:fldCharType="begin"/>
      </w:r>
      <w:r w:rsidR="00D638A3">
        <w:instrText xml:space="preserve"> ADDIN EN.CITE &lt;EndNote&gt;&lt;Cite&gt;&lt;Author&gt;García-Ruiz&lt;/Author&gt;&lt;Year&gt;2016&lt;/Year&gt;&lt;RecNum&gt;173&lt;/RecNum&gt;&lt;DisplayText&gt;[41]&lt;/DisplayText&gt;&lt;record&gt;&lt;rec-number&gt;173&lt;/rec-number&gt;&lt;foreign-keys&gt;&lt;key app="EN" db-id="waxwzprpds5f9des5zdxa55jzsppx55fpw20" timestamp="1772019926"&gt;173&lt;/key&gt;&lt;/foreign-keys&gt;&lt;ref-type name="Journal Article"&gt;17&lt;/ref-type&gt;&lt;contributors&gt;&lt;authors&gt;&lt;author&gt;García-Ruiz, Adriana&lt;/author&gt;&lt;author&gt;Cole, John B.&lt;/author&gt;&lt;author&gt;VanRaden, Paul M.&lt;/author&gt;&lt;author&gt;Wiggans, George R.&lt;/author&gt;&lt;author&gt;Ruiz-López, Felipe J.&lt;/author&gt;&lt;author&gt;Van Tassell, Curtis P.&lt;/author&gt;&lt;/authors&gt;&lt;/contributors&gt;&lt;titles&gt;&lt;title&gt;Changes in genetic selection differentials and generation intervals in US Holstein dairy cattle as a result of genomic selection&lt;/title&gt;&lt;secondary-title&gt;Proceedings of the National Academy of Sciences&lt;/secondary-title&gt;&lt;/titles&gt;&lt;periodical&gt;&lt;full-title&gt;Proceedings of the National Academy of Sciences&lt;/full-title&gt;&lt;/periodical&gt;&lt;pages&gt;E3995-E4004&lt;/pages&gt;&lt;volume&gt;113&lt;/volume&gt;&lt;number&gt;28&lt;/number&gt;&lt;dates&gt;&lt;year&gt;2016&lt;/year&gt;&lt;/dates&gt;&lt;urls&gt;&lt;related-urls&gt;&lt;url&gt;https://www.pnas.org/doi/abs/10.1073/pnas.1519061113&lt;/url&gt;&lt;/related-urls&gt;&lt;/urls&gt;&lt;electronic-resource-num&gt;doi:10.1073/pnas.1519061113&lt;/electronic-resource-num&gt;&lt;/record&gt;&lt;/Cite&gt;&lt;/EndNote&gt;</w:instrText>
      </w:r>
      <w:r w:rsidR="00D638A3">
        <w:fldChar w:fldCharType="separate"/>
      </w:r>
      <w:r w:rsidR="00D638A3">
        <w:rPr>
          <w:noProof/>
        </w:rPr>
        <w:t>[41]</w:t>
      </w:r>
      <w:r w:rsidR="00D638A3">
        <w:fldChar w:fldCharType="end"/>
      </w:r>
      <w:r>
        <w:t xml:space="preserve">. </w:t>
      </w:r>
      <w:r>
        <w:rPr>
          <w:highlight w:val="yellow"/>
        </w:rPr>
        <w:t xml:space="preserve">Feed intake is the main determinant of an animal's daily methane output </w:t>
      </w:r>
      <w:r w:rsidR="00D638A3">
        <w:rPr>
          <w:highlight w:val="yellow"/>
        </w:rPr>
        <w:fldChar w:fldCharType="begin">
          <w:fldData xml:space="preserve">PEVuZE5vdGU+PENpdGU+PEF1dGhvcj5CZWxhbmNoZTwvQXV0aG9yPjxZZWFyPjIwMjM8L1llYXI+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</w:fldData>
        </w:fldChar>
      </w:r>
      <w:r w:rsidR="00D638A3">
        <w:rPr>
          <w:highlight w:val="yellow"/>
        </w:rPr>
        <w:instrText xml:space="preserve"> ADDIN EN.CITE </w:instrText>
      </w:r>
      <w:r w:rsidR="00D638A3">
        <w:rPr>
          <w:highlight w:val="yellow"/>
        </w:rPr>
        <w:fldChar w:fldCharType="begin">
          <w:fldData xml:space="preserve">PEVuZE5vdGU+PENpdGU+PEF1dGhvcj5CZWxhbmNoZTwvQXV0aG9yPjxZZWFyPjIwMjM8L1llYXI+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</w:fldData>
        </w:fldChar>
      </w:r>
      <w:r w:rsidR="00D638A3">
        <w:rPr>
          <w:highlight w:val="yellow"/>
        </w:rPr>
        <w:instrText xml:space="preserve"> ADDIN EN.CITE.DATA </w:instrText>
      </w:r>
      <w:r w:rsidR="00D638A3">
        <w:rPr>
          <w:highlight w:val="yellow"/>
        </w:rPr>
      </w:r>
      <w:r w:rsidR="00D638A3">
        <w:rPr>
          <w:highlight w:val="yellow"/>
        </w:rPr>
        <w:fldChar w:fldCharType="end"/>
      </w:r>
      <w:r w:rsidR="00D638A3">
        <w:rPr>
          <w:highlight w:val="yellow"/>
        </w:rPr>
      </w:r>
      <w:r w:rsidR="00D638A3">
        <w:rPr>
          <w:highlight w:val="yellow"/>
        </w:rPr>
        <w:fldChar w:fldCharType="separate"/>
      </w:r>
      <w:r w:rsidR="00D638A3">
        <w:rPr>
          <w:noProof/>
          <w:highlight w:val="yellow"/>
        </w:rPr>
        <w:t>[42, 43]</w:t>
      </w:r>
      <w:r w:rsidR="00D638A3">
        <w:rPr>
          <w:highlight w:val="yellow"/>
        </w:rPr>
        <w:fldChar w:fldCharType="end"/>
      </w:r>
      <w:r>
        <w:rPr>
          <w:highlight w:val="yellow"/>
        </w:rPr>
        <w:t xml:space="preserve">. Where intake is recorded, methane is therefore commonly expressed per unit of intake (methane yield) or residualised on intake </w:t>
      </w:r>
      <w:r w:rsidR="00D638A3">
        <w:rPr>
          <w:highlight w:val="yellow"/>
        </w:rPr>
        <w:fldChar w:fldCharType="begin">
          <w:fldData xml:space="preserve">PEVuZE5vdGU+PENpdGU+PEF1dGhvcj5NYW56YW5pbGxhLVBlY2g8L0F1dGhvcj48WWVhcj4yMDIx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</w:fldData>
        </w:fldChar>
      </w:r>
      <w:r w:rsidR="00D638A3">
        <w:rPr>
          <w:highlight w:val="yellow"/>
        </w:rPr>
        <w:instrText xml:space="preserve"> ADDIN EN.CITE </w:instrText>
      </w:r>
      <w:r w:rsidR="00D638A3">
        <w:rPr>
          <w:highlight w:val="yellow"/>
        </w:rPr>
        <w:fldChar w:fldCharType="begin">
          <w:fldData xml:space="preserve">PEVuZE5vdGU+PENpdGU+PEF1dGhvcj5NYW56YW5pbGxhLVBlY2g8L0F1dGhvcj48WWVhcj4yMDIx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</w:fldData>
        </w:fldChar>
      </w:r>
      <w:r w:rsidR="00D638A3">
        <w:rPr>
          <w:highlight w:val="yellow"/>
        </w:rPr>
        <w:instrText xml:space="preserve"> ADDIN EN.CITE.DATA </w:instrText>
      </w:r>
      <w:r w:rsidR="00D638A3">
        <w:rPr>
          <w:highlight w:val="yellow"/>
        </w:rPr>
      </w:r>
      <w:r w:rsidR="00D638A3">
        <w:rPr>
          <w:highlight w:val="yellow"/>
        </w:rPr>
        <w:fldChar w:fldCharType="end"/>
      </w:r>
      <w:r w:rsidR="00D638A3">
        <w:rPr>
          <w:highlight w:val="yellow"/>
        </w:rPr>
      </w:r>
      <w:r w:rsidR="00D638A3">
        <w:rPr>
          <w:highlight w:val="yellow"/>
        </w:rPr>
        <w:fldChar w:fldCharType="separate"/>
      </w:r>
      <w:r w:rsidR="00D638A3">
        <w:rPr>
          <w:noProof/>
          <w:highlight w:val="yellow"/>
        </w:rPr>
        <w:t>[22, 44]</w:t>
      </w:r>
      <w:r w:rsidR="00D638A3">
        <w:rPr>
          <w:highlight w:val="yellow"/>
        </w:rPr>
        <w:fldChar w:fldCharType="end"/>
      </w:r>
      <w:r>
        <w:rPr>
          <w:highlight w:val="yellow"/>
        </w:rPr>
        <w:t xml:space="preserve">. In grazing sheep, however, feed intake is rarely measured at scale, and scaling or residualising methane against body size, growth or production traits serves as a practical proxy for that missing feed-intake </w:t>
      </w:r>
      <w:commentRangeStart w:id="45"/>
      <w:r>
        <w:rPr>
          <w:highlight w:val="yellow"/>
        </w:rPr>
        <w:t xml:space="preserve">information </w:t>
      </w:r>
      <w:r w:rsidR="00D638A3">
        <w:rPr>
          <w:highlight w:val="yellow"/>
        </w:rPr>
        <w:fldChar w:fldCharType="begin">
          <w:fldData xml:space="preserve">PEVuZE5vdGU+PENpdGU+PEF1dGhvcj5Sb2JpbnNvbjwvQXV0aG9yPjxZZWFyPjIwMTY8L1llYXI+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</w:fldData>
        </w:fldChar>
      </w:r>
      <w:r w:rsidR="00D638A3">
        <w:rPr>
          <w:highlight w:val="yellow"/>
        </w:rPr>
        <w:instrText xml:space="preserve"> ADDIN EN.CITE </w:instrText>
      </w:r>
      <w:r w:rsidR="00D638A3">
        <w:rPr>
          <w:highlight w:val="yellow"/>
        </w:rPr>
        <w:fldChar w:fldCharType="begin">
          <w:fldData xml:space="preserve">PEVuZE5vdGU+PENpdGU+PEF1dGhvcj5Sb2JpbnNvbjwvQXV0aG9yPjxZZWFyPjIwMTY8L1llYXI+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</w:fldData>
        </w:fldChar>
      </w:r>
      <w:r w:rsidR="00D638A3">
        <w:rPr>
          <w:highlight w:val="yellow"/>
        </w:rPr>
        <w:instrText xml:space="preserve"> ADDIN EN.CITE.DATA </w:instrText>
      </w:r>
      <w:r w:rsidR="00D638A3">
        <w:rPr>
          <w:highlight w:val="yellow"/>
        </w:rPr>
      </w:r>
      <w:r w:rsidR="00D638A3">
        <w:rPr>
          <w:highlight w:val="yellow"/>
        </w:rPr>
        <w:fldChar w:fldCharType="end"/>
      </w:r>
      <w:r w:rsidR="00D638A3">
        <w:rPr>
          <w:highlight w:val="yellow"/>
        </w:rPr>
      </w:r>
      <w:r w:rsidR="00D638A3">
        <w:rPr>
          <w:highlight w:val="yellow"/>
        </w:rPr>
        <w:fldChar w:fldCharType="separate"/>
      </w:r>
      <w:r w:rsidR="00D638A3">
        <w:rPr>
          <w:noProof/>
          <w:highlight w:val="yellow"/>
        </w:rPr>
        <w:t>[15, 18, 20]</w:t>
      </w:r>
      <w:r w:rsidR="00D638A3">
        <w:rPr>
          <w:highlight w:val="yellow"/>
        </w:rPr>
        <w:fldChar w:fldCharType="end"/>
      </w:r>
      <w:commentRangeEnd w:id="45"/>
      <w:r w:rsidR="0016704A">
        <w:rPr>
          <w:rStyle w:val="CommentReference"/>
          <w:sz w:val="24"/>
          <w:szCs w:val="22"/>
          <w:highlight w:val="yellow"/>
        </w:rPr>
        <w:commentReference w:id="45"/>
      </w:r>
      <w:r>
        <w:rPr>
          <w:highlight w:val="yellow"/>
        </w:rPr>
        <w:t xml:space="preserve">. The adjustment traits used here (MBW, ADG, muscle mass, rumen volume and CO₂) are also biologically relevant in their own right. </w:t>
      </w:r>
      <w:commentRangeStart w:id="46"/>
      <w:r>
        <w:rPr>
          <w:highlight w:val="yellow"/>
        </w:rPr>
        <w:t xml:space="preserve">Maintenance energy requirements, and hence much of an animal's feed intake, are proportional to metabolic body weight, so MBW captures the size-driven component of intake. </w:t>
      </w:r>
      <w:commentRangeEnd w:id="46"/>
      <w:r w:rsidR="00826BAB">
        <w:rPr>
          <w:rStyle w:val="CommentReference"/>
          <w:sz w:val="24"/>
          <w:szCs w:val="22"/>
          <w:highlight w:val="yellow"/>
        </w:rPr>
        <w:commentReference w:id="46"/>
      </w:r>
      <w:commentRangeStart w:id="47"/>
      <w:r>
        <w:rPr>
          <w:highlight w:val="yellow"/>
        </w:rPr>
        <w:t>Average daily gain describes the rate of growth and muscle mass the product of growth, so methane expressed relative to ADG reflects emissions relative to growth rate, and methane relative to muscle mass approximates emissions per unit of saleable product</w:t>
      </w:r>
      <w:commentRangeEnd w:id="47"/>
      <w:r w:rsidR="00706FED">
        <w:rPr>
          <w:rStyle w:val="CommentReference"/>
          <w:sz w:val="24"/>
          <w:szCs w:val="22"/>
          <w:highlight w:val="yellow"/>
        </w:rPr>
        <w:commentReference w:id="47"/>
      </w:r>
      <w:r>
        <w:rPr>
          <w:highlight w:val="yellow"/>
        </w:rPr>
        <w:t xml:space="preserve">. Rumen volume reflects fermentative capacity and retention time </w:t>
      </w:r>
      <w:r w:rsidR="00D638A3">
        <w:rPr>
          <w:highlight w:val="yellow"/>
        </w:rPr>
        <w:fldChar w:fldCharType="begin"/>
      </w:r>
      <w:r w:rsidR="00D638A3">
        <w:rPr>
          <w:highlight w:val="yellow"/>
        </w:rPr>
        <w:instrText xml:space="preserve"> ADDIN EN.CITE &lt;EndNote&gt;&lt;Cite&gt;&lt;Author&gt;Goopy&lt;/Author&gt;&lt;Year&gt;2014&lt;/Year&gt;&lt;RecNum&gt;58&lt;/RecNum&gt;&lt;DisplayText&gt;[45]&lt;/DisplayText&gt;&lt;record&gt;&lt;rec-number&gt;58&lt;/rec-number&gt;&lt;foreign-keys&gt;&lt;key app="EN" db-id="waxwzprpds5f9des5zdxa55jzsppx55fpw20" timestamp="1739879015"&gt;58&lt;/key&gt;&lt;/foreign-keys&gt;&lt;ref-type name="Journal Article"&gt;17&lt;/ref-type&gt;&lt;contributors&gt;&lt;authors&gt;&lt;author&gt;Goopy, John P.&lt;/author&gt;&lt;author&gt;Donaldson, Alastair&lt;/author&gt;&lt;author&gt;Hegarty, Roger&lt;/author&gt;&lt;author&gt;Vercoe, Philip E.&lt;/author&gt;&lt;author&gt;Haynes, Fay&lt;/author&gt;&lt;author&gt;Barnett, Mark&lt;/author&gt;&lt;author&gt;Oddy, V. Hutton&lt;/author&gt;&lt;/authors&gt;&lt;/contributors&gt;&lt;titles&gt;&lt;title&gt;Low-methane yield sheep have smaller rumens and shorter rumen retention time&lt;/title&gt;&lt;secondary-title&gt;British Journal of Nutrition&lt;/secondary-title&gt;&lt;/titles&gt;&lt;periodical&gt;&lt;full-title&gt;British Journal of Nutrition&lt;/full-title&gt;&lt;/periodical&gt;&lt;pages&gt;578-585&lt;/pages&gt;&lt;volume&gt;111&lt;/volume&gt;&lt;number&gt;4&lt;/number&gt;&lt;edition&gt;2013/10/08&lt;/edition&gt;&lt;keywords&gt;&lt;keyword&gt;Enteric methane&lt;/keyword&gt;&lt;keyword&gt;Greenhouse gas abatement&lt;/keyword&gt;&lt;keyword&gt;Rumen retention time&lt;/keyword&gt;&lt;/keywords&gt;&lt;dates&gt;&lt;year&gt;2014&lt;/year&gt;&lt;/dates&gt;&lt;publisher&gt;Cambridge University Press&lt;/publisher&gt;&lt;isbn&gt;0007-1145&lt;/isbn&gt;&lt;urls&gt;&lt;related-urls&gt;&lt;url&gt;https://www.cambridge.org/core/product/3ADE1226146E74E875FAF5C81F6A63FE&lt;/url&gt;&lt;/related-urls&gt;&lt;/urls&gt;&lt;electronic-resource-num&gt;10.1017/S0007114513002936&lt;/electronic-resource-num&gt;&lt;remote-database-name&gt;Cambridge Core&lt;/remote-database-name&gt;&lt;remote-database-provider&gt;Cambridge University Press&lt;/remote-database-provider&gt;&lt;/record&gt;&lt;/Cite&gt;&lt;/EndNote&gt;</w:instrText>
      </w:r>
      <w:r w:rsidR="00D638A3">
        <w:rPr>
          <w:highlight w:val="yellow"/>
        </w:rPr>
        <w:fldChar w:fldCharType="separate"/>
      </w:r>
      <w:r w:rsidR="00D638A3">
        <w:rPr>
          <w:noProof/>
          <w:highlight w:val="yellow"/>
        </w:rPr>
        <w:t>[45]</w:t>
      </w:r>
      <w:r w:rsidR="00D638A3">
        <w:rPr>
          <w:highlight w:val="yellow"/>
        </w:rPr>
        <w:fldChar w:fldCharType="end"/>
      </w:r>
      <w:r>
        <w:rPr>
          <w:highlight w:val="yellow"/>
        </w:rPr>
        <w:t xml:space="preserve">. Carbon dioxide output reflects total metabolic activity and is closely related to feed intake in PAC-measured sheep </w:t>
      </w:r>
      <w:r w:rsidR="00D638A3">
        <w:rPr>
          <w:highlight w:val="yellow"/>
        </w:rPr>
        <w:fldChar w:fldCharType="begin"/>
      </w:r>
      <w:r w:rsidR="00D638A3">
        <w:rPr>
          <w:highlight w:val="yellow"/>
        </w:rPr>
        <w:instrText xml:space="preserve"> ADDIN EN.CITE &lt;EndNote&gt;&lt;Cite&gt;&lt;Author&gt;Robinson&lt;/Author&gt;&lt;Year&gt;2016&lt;/Year&gt;&lt;RecNum&gt;279&lt;/RecNum&gt;&lt;DisplayText&gt;[15]&lt;/DisplayText&gt;&lt;record&gt;&lt;rec-number&gt;279&lt;/rec-number&gt;&lt;foreign-keys&gt;&lt;key app="EN" db-id="waxwzprpds5f9des5zdxa55jzsppx55fpw20" timestamp="1791219305"&gt;279&lt;/key&gt;&lt;/foreign-keys&gt;&lt;ref-type name="Journal Article"&gt;17&lt;/ref-type&gt;&lt;contributors&gt;&lt;authors&gt;&lt;author&gt;Robinson, D. L.&lt;/author&gt;&lt;author&gt;Cameron, M.&lt;/author&gt;&lt;author&gt;Donaldson, A. J.&lt;/author&gt;&lt;author&gt;Dominik, S.&lt;/author&gt;&lt;author&gt;Oddy, V. H.&lt;/author&gt;&lt;/authors&gt;&lt;/contributors&gt;&lt;titles&gt;&lt;title&gt;One-hour portable chamber methane measurements are repeatable and provide useful information on feed intake and efficiency&lt;/title&gt;&lt;secondary-title&gt;Journal of Animal Science&lt;/secondary-title&gt;&lt;/titles&gt;&lt;periodical&gt;&lt;full-title&gt;Journal of Animal Science&lt;/full-title&gt;&lt;/periodical&gt;&lt;pages&gt;4376-4387&lt;/pages&gt;&lt;volume&gt;94&lt;/volume&gt;&lt;number&gt;10&lt;/number&gt;&lt;dates&gt;&lt;year&gt;2016&lt;/year&gt;&lt;/dates&gt;&lt;isbn&gt;0021-8812&lt;/isbn&gt;&lt;urls&gt;&lt;related-urls&gt;&lt;url&gt;https://doi.org/10.2527/jas.2016-0620&lt;/url&gt;&lt;/related-urls&gt;&lt;/urls&gt;&lt;electronic-resource-num&gt;10.2527/jas.2016-0620&lt;/electronic-resource-num&gt;&lt;access-date&gt;10/5/2026&lt;/access-date&gt;&lt;/record&gt;&lt;/Cite&gt;&lt;/EndNote&gt;</w:instrText>
      </w:r>
      <w:r w:rsidR="00D638A3">
        <w:rPr>
          <w:highlight w:val="yellow"/>
        </w:rPr>
        <w:fldChar w:fldCharType="separate"/>
      </w:r>
      <w:r w:rsidR="00D638A3">
        <w:rPr>
          <w:noProof/>
          <w:highlight w:val="yellow"/>
        </w:rPr>
        <w:t>[15]</w:t>
      </w:r>
      <w:r w:rsidR="00D638A3">
        <w:rPr>
          <w:highlight w:val="yellow"/>
        </w:rPr>
        <w:fldChar w:fldCharType="end"/>
      </w:r>
      <w:r>
        <w:rPr>
          <w:highlight w:val="yellow"/>
        </w:rPr>
        <w:t>, therefore CH₄ ratio and RMT</w:t>
      </w:r>
      <w:r w:rsidRPr="00B44FD4">
        <w:rPr>
          <w:highlight w:val="yellow"/>
          <w:vertAlign w:val="subscript"/>
        </w:rPr>
        <w:t>MBW+CO₂</w:t>
      </w:r>
      <w:r>
        <w:rPr>
          <w:highlight w:val="yellow"/>
        </w:rPr>
        <w:t xml:space="preserve"> approximate methane relative to </w:t>
      </w:r>
      <w:commentRangeStart w:id="48"/>
      <w:r>
        <w:rPr>
          <w:highlight w:val="yellow"/>
        </w:rPr>
        <w:t>intake</w:t>
      </w:r>
      <w:commentRangeEnd w:id="48"/>
      <w:r w:rsidR="00A24922">
        <w:rPr>
          <w:rStyle w:val="CommentReference"/>
          <w:sz w:val="24"/>
          <w:szCs w:val="22"/>
          <w:highlight w:val="yellow"/>
        </w:rPr>
        <w:commentReference w:id="48"/>
      </w:r>
      <w:r>
        <w:rPr>
          <w:highlight w:val="yellow"/>
        </w:rPr>
        <w:t>.</w:t>
      </w:r>
      <w:r>
        <w:t xml:space="preserve"> </w:t>
      </w:r>
    </w:p>
    <w:p w14:paraId="0FCFA683" w14:textId="18CB1BAD" w:rsidR="003F1339" w:rsidRDefault="006319A3">
      <w:pPr>
        <w:jc w:val="both"/>
      </w:pPr>
      <w:r>
        <w:rPr>
          <w:highlight w:val="yellow"/>
        </w:rPr>
        <w:lastRenderedPageBreak/>
        <w:t xml:space="preserve">In sheep, the heritability of daily methane was similar to those previously estimated using PAC in </w:t>
      </w:r>
      <w:del w:id="49" w:author="Fiona McGovern" w:date="2026-10-25T12:39:00Z" w16du:dateUtc="2026-10-25T12:39:00Z">
        <w:r w:rsidDel="007D2045">
          <w:rPr>
            <w:highlight w:val="yellow"/>
          </w:rPr>
          <w:delText>New Zealand</w:delText>
        </w:r>
      </w:del>
      <w:r>
        <w:rPr>
          <w:highlight w:val="yellow"/>
        </w:rPr>
        <w:t xml:space="preserve"> lambs and ewes (0.19–0.20) </w:t>
      </w:r>
      <w:r w:rsidR="00D638A3">
        <w:rPr>
          <w:highlight w:val="yellow"/>
        </w:rPr>
        <w:fldChar w:fldCharType="begin">
          <w:fldData xml:space="preserve">PEVuZE5vdGU+PENpdGU+PEF1dGhvcj5Kb25rZXI8L0F1dGhvcj48WWVhcj4yMDE4PC9ZZWFyPjxS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==
</w:fldData>
        </w:fldChar>
      </w:r>
      <w:r w:rsidR="00D638A3">
        <w:rPr>
          <w:highlight w:val="yellow"/>
        </w:rPr>
        <w:instrText xml:space="preserve"> ADDIN EN.CITE </w:instrText>
      </w:r>
      <w:r w:rsidR="00D638A3">
        <w:rPr>
          <w:highlight w:val="yellow"/>
        </w:rPr>
        <w:fldChar w:fldCharType="begin">
          <w:fldData xml:space="preserve">PEVuZE5vdGU+PENpdGU+PEF1dGhvcj5Kb25rZXI8L0F1dGhvcj48WWVhcj4yMDE4PC9ZZWFyPjxS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==
</w:fldData>
        </w:fldChar>
      </w:r>
      <w:r w:rsidR="00D638A3">
        <w:rPr>
          <w:highlight w:val="yellow"/>
        </w:rPr>
        <w:instrText xml:space="preserve"> ADDIN EN.CITE.DATA </w:instrText>
      </w:r>
      <w:r w:rsidR="00D638A3">
        <w:rPr>
          <w:highlight w:val="yellow"/>
        </w:rPr>
      </w:r>
      <w:r w:rsidR="00D638A3">
        <w:rPr>
          <w:highlight w:val="yellow"/>
        </w:rPr>
        <w:fldChar w:fldCharType="end"/>
      </w:r>
      <w:r w:rsidR="00D638A3">
        <w:rPr>
          <w:highlight w:val="yellow"/>
        </w:rPr>
      </w:r>
      <w:r w:rsidR="00D638A3">
        <w:rPr>
          <w:highlight w:val="yellow"/>
        </w:rPr>
        <w:fldChar w:fldCharType="separate"/>
      </w:r>
      <w:r w:rsidR="00D638A3">
        <w:rPr>
          <w:noProof/>
          <w:highlight w:val="yellow"/>
        </w:rPr>
        <w:t>[10]</w:t>
      </w:r>
      <w:r w:rsidR="00D638A3">
        <w:rPr>
          <w:highlight w:val="yellow"/>
        </w:rPr>
        <w:fldChar w:fldCharType="end"/>
      </w:r>
      <w:r>
        <w:rPr>
          <w:highlight w:val="yellow"/>
        </w:rPr>
        <w:t xml:space="preserve">, but lower than respiration-chamber estimates </w:t>
      </w:r>
      <w:r w:rsidR="00D638A3">
        <w:rPr>
          <w:highlight w:val="yellow"/>
        </w:rPr>
        <w:fldChar w:fldCharType="begin"/>
      </w:r>
      <w:r w:rsidR="00D638A3">
        <w:rPr>
          <w:highlight w:val="yellow"/>
        </w:rPr>
        <w:instrText xml:space="preserve"> ADDIN EN.CITE &lt;EndNote&gt;&lt;Cite&gt;&lt;Author&gt;Pinares-Patiño&lt;/Author&gt;&lt;Year&gt;2013&lt;/Year&gt;&lt;RecNum&gt;67&lt;/RecNum&gt;&lt;DisplayText&gt;[38]&lt;/DisplayText&gt;&lt;record&gt;&lt;rec-number&gt;67&lt;/rec-number&gt;&lt;foreign-keys&gt;&lt;key app="EN" db-id="waxwzprpds5f9des5zdxa55jzsppx55fpw20" timestamp="1740050617"&gt;67&lt;/key&gt;&lt;/foreign-keys&gt;&lt;ref-type name="Journal Article"&gt;17&lt;/ref-type&gt;&lt;contributors&gt;&lt;authors&gt;&lt;author&gt;Pinares-Patiño, C. S.&lt;/author&gt;&lt;author&gt;Hickey, S. M.&lt;/author&gt;&lt;author&gt;Young, E. A.&lt;/author&gt;&lt;author&gt;Dodds, K. G.&lt;/author&gt;&lt;author&gt;MacLean, S.&lt;/author&gt;&lt;author&gt;Molano, G.&lt;/author&gt;&lt;author&gt;Sandoval, E.&lt;/author&gt;&lt;author&gt;Kjestrup, H.&lt;/author&gt;&lt;author&gt;Harland, R.&lt;/author&gt;&lt;author&gt;Hunt, C.&lt;/author&gt;&lt;author&gt;Pickering, N. K.&lt;/author&gt;&lt;author&gt;McEwan, J. C.&lt;/author&gt;&lt;/authors&gt;&lt;/contributors&gt;&lt;titles&gt;&lt;title&gt;Heritability estimates of methane emissions from sheep&lt;/title&gt;&lt;secondary-title&gt;Animal&lt;/secondary-title&gt;&lt;/titles&gt;&lt;periodical&gt;&lt;full-title&gt;Animal&lt;/full-title&gt;&lt;/periodical&gt;&lt;pages&gt;316-321&lt;/pages&gt;&lt;volume&gt;7&lt;/volume&gt;&lt;keywords&gt;&lt;keyword&gt;sheep&lt;/keyword&gt;&lt;keyword&gt;methane&lt;/keyword&gt;&lt;keyword&gt;heritability&lt;/keyword&gt;&lt;keyword&gt;genetic correlation&lt;/keyword&gt;&lt;keyword&gt;global warming&lt;/keyword&gt;&lt;/keywords&gt;&lt;dates&gt;&lt;year&gt;2013&lt;/year&gt;&lt;pub-dates&gt;&lt;date&gt;2013/01/01/&lt;/date&gt;&lt;/pub-dates&gt;&lt;/dates&gt;&lt;isbn&gt;1751-7311&lt;/isbn&gt;&lt;urls&gt;&lt;related-urls&gt;&lt;url&gt;https://www.sciencedirect.com/science/article/pii/S1751731113000864&lt;/url&gt;&lt;/related-urls&gt;&lt;/urls&gt;&lt;electronic-resource-num&gt;https://doi.org/10.1017/S1751731113000864&lt;/electronic-resource-num&gt;&lt;/record&gt;&lt;/Cite&gt;&lt;/EndNote&gt;</w:instrText>
      </w:r>
      <w:r w:rsidR="00D638A3">
        <w:rPr>
          <w:highlight w:val="yellow"/>
        </w:rPr>
        <w:fldChar w:fldCharType="separate"/>
      </w:r>
      <w:r w:rsidR="00D638A3">
        <w:rPr>
          <w:noProof/>
          <w:highlight w:val="yellow"/>
        </w:rPr>
        <w:t>[38]</w:t>
      </w:r>
      <w:r w:rsidR="00D638A3">
        <w:rPr>
          <w:highlight w:val="yellow"/>
        </w:rPr>
        <w:fldChar w:fldCharType="end"/>
      </w:r>
      <w:r>
        <w:rPr>
          <w:highlight w:val="yellow"/>
        </w:rPr>
        <w:t xml:space="preserve">. In cattle, daily methane heritability measures range from 0.15 to 0.42 in beef </w:t>
      </w:r>
      <w:r w:rsidR="00D638A3">
        <w:rPr>
          <w:highlight w:val="yellow"/>
        </w:rPr>
        <w:fldChar w:fldCharType="begin">
          <w:fldData xml:space="preserve">PEVuZE5vdGU+PENpdGU+PEF1dGhvcj5SeWFuPC9BdXRob3I+PFllYXI+MjAyNTwvWWVhcj48UmVj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</w:fldData>
        </w:fldChar>
      </w:r>
      <w:r w:rsidR="00D638A3">
        <w:rPr>
          <w:highlight w:val="yellow"/>
        </w:rPr>
        <w:instrText xml:space="preserve"> ADDIN EN.CITE </w:instrText>
      </w:r>
      <w:r w:rsidR="00D638A3">
        <w:rPr>
          <w:highlight w:val="yellow"/>
        </w:rPr>
        <w:fldChar w:fldCharType="begin">
          <w:fldData xml:space="preserve">PEVuZE5vdGU+PENpdGU+PEF1dGhvcj5SeWFuPC9BdXRob3I+PFllYXI+MjAyNTwvWWVhcj48UmVj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</w:fldData>
        </w:fldChar>
      </w:r>
      <w:r w:rsidR="00D638A3">
        <w:rPr>
          <w:highlight w:val="yellow"/>
        </w:rPr>
        <w:instrText xml:space="preserve"> ADDIN EN.CITE.DATA </w:instrText>
      </w:r>
      <w:r w:rsidR="00D638A3">
        <w:rPr>
          <w:highlight w:val="yellow"/>
        </w:rPr>
      </w:r>
      <w:r w:rsidR="00D638A3">
        <w:rPr>
          <w:highlight w:val="yellow"/>
        </w:rPr>
        <w:fldChar w:fldCharType="end"/>
      </w:r>
      <w:r w:rsidR="00D638A3">
        <w:rPr>
          <w:highlight w:val="yellow"/>
        </w:rPr>
      </w:r>
      <w:r w:rsidR="00D638A3">
        <w:rPr>
          <w:highlight w:val="yellow"/>
        </w:rPr>
        <w:fldChar w:fldCharType="separate"/>
      </w:r>
      <w:r w:rsidR="00D638A3">
        <w:rPr>
          <w:noProof/>
          <w:highlight w:val="yellow"/>
        </w:rPr>
        <w:t>[7, 19]</w:t>
      </w:r>
      <w:r w:rsidR="00D638A3">
        <w:rPr>
          <w:highlight w:val="yellow"/>
        </w:rPr>
        <w:fldChar w:fldCharType="end"/>
      </w:r>
      <w:r>
        <w:rPr>
          <w:highlight w:val="yellow"/>
        </w:rPr>
        <w:t xml:space="preserve"> and from 0.16 to 0.33 in dairy </w:t>
      </w:r>
      <w:r w:rsidR="00D638A3">
        <w:rPr>
          <w:highlight w:val="yellow"/>
        </w:rPr>
        <w:fldChar w:fldCharType="begin">
          <w:fldData xml:space="preserve">PEVuZE5vdGU+PENpdGU+PEF1dGhvcj5LYW1hbGFuYXRoYW48L0F1dGhvcj48WWVhcj4yMDIzPC9Z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</w:fldData>
        </w:fldChar>
      </w:r>
      <w:r w:rsidR="00D638A3">
        <w:rPr>
          <w:highlight w:val="yellow"/>
        </w:rPr>
        <w:instrText xml:space="preserve"> ADDIN EN.CITE </w:instrText>
      </w:r>
      <w:r w:rsidR="00D638A3">
        <w:rPr>
          <w:highlight w:val="yellow"/>
        </w:rPr>
        <w:fldChar w:fldCharType="begin">
          <w:fldData xml:space="preserve">PEVuZE5vdGU+PENpdGU+PEF1dGhvcj5LYW1hbGFuYXRoYW48L0F1dGhvcj48WWVhcj4yMDIzPC9Z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</w:fldData>
        </w:fldChar>
      </w:r>
      <w:r w:rsidR="00D638A3">
        <w:rPr>
          <w:highlight w:val="yellow"/>
        </w:rPr>
        <w:instrText xml:space="preserve"> ADDIN EN.CITE.DATA </w:instrText>
      </w:r>
      <w:r w:rsidR="00D638A3">
        <w:rPr>
          <w:highlight w:val="yellow"/>
        </w:rPr>
      </w:r>
      <w:r w:rsidR="00D638A3">
        <w:rPr>
          <w:highlight w:val="yellow"/>
        </w:rPr>
        <w:fldChar w:fldCharType="end"/>
      </w:r>
      <w:r w:rsidR="00D638A3">
        <w:rPr>
          <w:highlight w:val="yellow"/>
        </w:rPr>
      </w:r>
      <w:r w:rsidR="00D638A3">
        <w:rPr>
          <w:highlight w:val="yellow"/>
        </w:rPr>
        <w:fldChar w:fldCharType="separate"/>
      </w:r>
      <w:r w:rsidR="00D638A3">
        <w:rPr>
          <w:noProof/>
          <w:highlight w:val="yellow"/>
        </w:rPr>
        <w:t>[9, 39]</w:t>
      </w:r>
      <w:r w:rsidR="00D638A3">
        <w:rPr>
          <w:highlight w:val="yellow"/>
        </w:rPr>
        <w:fldChar w:fldCharType="end"/>
      </w:r>
      <w:r>
        <w:rPr>
          <w:highlight w:val="yellow"/>
        </w:rPr>
        <w:t xml:space="preserve">, with the highest beef estimates from </w:t>
      </w:r>
      <w:commentRangeStart w:id="50"/>
      <w:r>
        <w:rPr>
          <w:highlight w:val="yellow"/>
        </w:rPr>
        <w:t xml:space="preserve">GreenFeed measurements </w:t>
      </w:r>
      <w:commentRangeEnd w:id="50"/>
      <w:r w:rsidR="002F2E3C">
        <w:rPr>
          <w:rStyle w:val="CommentReference"/>
          <w:sz w:val="24"/>
          <w:szCs w:val="22"/>
          <w:highlight w:val="yellow"/>
        </w:rPr>
        <w:commentReference w:id="50"/>
      </w:r>
      <w:r w:rsidR="00D638A3">
        <w:rPr>
          <w:highlight w:val="yellow"/>
        </w:rPr>
        <w:fldChar w:fldCharType="begin">
          <w:fldData xml:space="preserve">PEVuZE5vdGU+PENpdGU+PEF1dGhvcj5SeWFuPC9BdXRob3I+PFllYXI+MjAyNTwvWWVhcj48UmVj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</w:fldData>
        </w:fldChar>
      </w:r>
      <w:r w:rsidR="00D638A3">
        <w:rPr>
          <w:highlight w:val="yellow"/>
        </w:rPr>
        <w:instrText xml:space="preserve"> ADDIN EN.CITE </w:instrText>
      </w:r>
      <w:r w:rsidR="00D638A3">
        <w:rPr>
          <w:highlight w:val="yellow"/>
        </w:rPr>
        <w:fldChar w:fldCharType="begin">
          <w:fldData xml:space="preserve">PEVuZE5vdGU+PENpdGU+PEF1dGhvcj5SeWFuPC9BdXRob3I+PFllYXI+MjAyNTwvWWVhcj48UmVj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</w:fldData>
        </w:fldChar>
      </w:r>
      <w:r w:rsidR="00D638A3">
        <w:rPr>
          <w:highlight w:val="yellow"/>
        </w:rPr>
        <w:instrText xml:space="preserve"> ADDIN EN.CITE.DATA </w:instrText>
      </w:r>
      <w:r w:rsidR="00D638A3">
        <w:rPr>
          <w:highlight w:val="yellow"/>
        </w:rPr>
      </w:r>
      <w:r w:rsidR="00D638A3">
        <w:rPr>
          <w:highlight w:val="yellow"/>
        </w:rPr>
        <w:fldChar w:fldCharType="end"/>
      </w:r>
      <w:r w:rsidR="00D638A3">
        <w:rPr>
          <w:highlight w:val="yellow"/>
        </w:rPr>
      </w:r>
      <w:r w:rsidR="00D638A3">
        <w:rPr>
          <w:highlight w:val="yellow"/>
        </w:rPr>
        <w:fldChar w:fldCharType="separate"/>
      </w:r>
      <w:r w:rsidR="00D638A3">
        <w:rPr>
          <w:noProof/>
          <w:highlight w:val="yellow"/>
        </w:rPr>
        <w:t>[7, 19]</w:t>
      </w:r>
      <w:r w:rsidR="00D638A3">
        <w:rPr>
          <w:highlight w:val="yellow"/>
        </w:rPr>
        <w:fldChar w:fldCharType="end"/>
      </w:r>
      <w:r>
        <w:rPr>
          <w:highlight w:val="yellow"/>
        </w:rPr>
        <w:t xml:space="preserve">. </w:t>
      </w:r>
      <w:commentRangeStart w:id="51"/>
      <w:r>
        <w:rPr>
          <w:highlight w:val="yellow"/>
        </w:rPr>
        <w:t>This</w:t>
      </w:r>
      <w:commentRangeEnd w:id="51"/>
      <w:r w:rsidR="00146445">
        <w:rPr>
          <w:rStyle w:val="CommentReference"/>
          <w:sz w:val="24"/>
          <w:szCs w:val="22"/>
          <w:highlight w:val="yellow"/>
        </w:rPr>
        <w:commentReference w:id="51"/>
      </w:r>
      <w:r>
        <w:rPr>
          <w:highlight w:val="yellow"/>
        </w:rPr>
        <w:t xml:space="preserve"> is consistent with a single short PAC measurement capturing less of an animal's average emission than repeated measurements </w:t>
      </w:r>
      <w:r w:rsidR="00D638A3">
        <w:rPr>
          <w:highlight w:val="yellow"/>
        </w:rPr>
        <w:fldChar w:fldCharType="begin">
          <w:fldData xml:space="preserve">PEVuZE5vdGU+PENpdGU+PEF1dGhvcj5Sb2JpbnNvbjwvQXV0aG9yPjxZZWFyPjIwMTU8L1llYXI+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=
</w:fldData>
        </w:fldChar>
      </w:r>
      <w:r w:rsidR="00D638A3">
        <w:rPr>
          <w:highlight w:val="yellow"/>
        </w:rPr>
        <w:instrText xml:space="preserve"> ADDIN EN.CITE </w:instrText>
      </w:r>
      <w:r w:rsidR="00D638A3">
        <w:rPr>
          <w:highlight w:val="yellow"/>
        </w:rPr>
        <w:fldChar w:fldCharType="begin">
          <w:fldData xml:space="preserve">PEVuZE5vdGU+PENpdGU+PEF1dGhvcj5Sb2JpbnNvbjwvQXV0aG9yPjxZZWFyPjIwMTU8L1llYXI+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=
</w:fldData>
        </w:fldChar>
      </w:r>
      <w:r w:rsidR="00D638A3">
        <w:rPr>
          <w:highlight w:val="yellow"/>
        </w:rPr>
        <w:instrText xml:space="preserve"> ADDIN EN.CITE.DATA </w:instrText>
      </w:r>
      <w:r w:rsidR="00D638A3">
        <w:rPr>
          <w:highlight w:val="yellow"/>
        </w:rPr>
      </w:r>
      <w:r w:rsidR="00D638A3">
        <w:rPr>
          <w:highlight w:val="yellow"/>
        </w:rPr>
        <w:fldChar w:fldCharType="end"/>
      </w:r>
      <w:r w:rsidR="00D638A3">
        <w:rPr>
          <w:highlight w:val="yellow"/>
        </w:rPr>
      </w:r>
      <w:r w:rsidR="00D638A3">
        <w:rPr>
          <w:highlight w:val="yellow"/>
        </w:rPr>
        <w:fldChar w:fldCharType="separate"/>
      </w:r>
      <w:r w:rsidR="00D638A3">
        <w:rPr>
          <w:noProof/>
          <w:highlight w:val="yellow"/>
        </w:rPr>
        <w:t>[13, 25]</w:t>
      </w:r>
      <w:r w:rsidR="00D638A3">
        <w:rPr>
          <w:highlight w:val="yellow"/>
        </w:rPr>
        <w:fldChar w:fldCharType="end"/>
      </w:r>
      <w:r>
        <w:rPr>
          <w:highlight w:val="yellow"/>
        </w:rPr>
        <w:t xml:space="preserve">. The heritability of CH₄ ratio fell within the range of 0.17–0.25 reported by Jonker et al. </w:t>
      </w:r>
      <w:r w:rsidR="00D638A3">
        <w:rPr>
          <w:highlight w:val="yellow"/>
        </w:rPr>
        <w:fldChar w:fldCharType="begin">
          <w:fldData xml:space="preserve">PEVuZE5vdGU+PENpdGU+PEF1dGhvcj5Kb25rZXI8L0F1dGhvcj48WWVhcj4yMDE4PC9ZZWFyPjxS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==
</w:fldData>
        </w:fldChar>
      </w:r>
      <w:r w:rsidR="00D638A3">
        <w:rPr>
          <w:highlight w:val="yellow"/>
        </w:rPr>
        <w:instrText xml:space="preserve"> ADDIN EN.CITE </w:instrText>
      </w:r>
      <w:r w:rsidR="00D638A3">
        <w:rPr>
          <w:highlight w:val="yellow"/>
        </w:rPr>
        <w:fldChar w:fldCharType="begin">
          <w:fldData xml:space="preserve">PEVuZE5vdGU+PENpdGU+PEF1dGhvcj5Kb25rZXI8L0F1dGhvcj48WWVhcj4yMDE4PC9ZZWFyPjxS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==
</w:fldData>
        </w:fldChar>
      </w:r>
      <w:r w:rsidR="00D638A3">
        <w:rPr>
          <w:highlight w:val="yellow"/>
        </w:rPr>
        <w:instrText xml:space="preserve"> ADDIN EN.CITE.DATA </w:instrText>
      </w:r>
      <w:r w:rsidR="00D638A3">
        <w:rPr>
          <w:highlight w:val="yellow"/>
        </w:rPr>
      </w:r>
      <w:r w:rsidR="00D638A3">
        <w:rPr>
          <w:highlight w:val="yellow"/>
        </w:rPr>
        <w:fldChar w:fldCharType="end"/>
      </w:r>
      <w:r w:rsidR="00D638A3">
        <w:rPr>
          <w:highlight w:val="yellow"/>
        </w:rPr>
      </w:r>
      <w:r w:rsidR="00D638A3">
        <w:rPr>
          <w:highlight w:val="yellow"/>
        </w:rPr>
        <w:fldChar w:fldCharType="separate"/>
      </w:r>
      <w:r w:rsidR="00D638A3">
        <w:rPr>
          <w:noProof/>
          <w:highlight w:val="yellow"/>
        </w:rPr>
        <w:t>[10]</w:t>
      </w:r>
      <w:r w:rsidR="00D638A3">
        <w:rPr>
          <w:highlight w:val="yellow"/>
        </w:rPr>
        <w:fldChar w:fldCharType="end"/>
      </w:r>
      <w:r>
        <w:rPr>
          <w:highlight w:val="yellow"/>
        </w:rPr>
        <w:t xml:space="preserve">. Methane relative to product (0.21–0.66) and residual methane (0.38–0.46) were generally more heritable in cattle </w:t>
      </w:r>
      <w:r w:rsidR="00D638A3">
        <w:rPr>
          <w:highlight w:val="yellow"/>
        </w:rPr>
        <w:fldChar w:fldCharType="begin">
          <w:fldData xml:space="preserve">PEVuZE5vdGU+PENpdGU+PEF1dGhvcj5LYW1hbGFuYXRoYW48L0F1dGhvcj48WWVhcj4yMDIzPC9Z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</w:fldData>
        </w:fldChar>
      </w:r>
      <w:r w:rsidR="00D638A3">
        <w:rPr>
          <w:highlight w:val="yellow"/>
        </w:rPr>
        <w:instrText xml:space="preserve"> ADDIN EN.CITE </w:instrText>
      </w:r>
      <w:r w:rsidR="00D638A3">
        <w:rPr>
          <w:highlight w:val="yellow"/>
        </w:rPr>
        <w:fldChar w:fldCharType="begin">
          <w:fldData xml:space="preserve">PEVuZE5vdGU+PENpdGU+PEF1dGhvcj5LYW1hbGFuYXRoYW48L0F1dGhvcj48WWVhcj4yMDIzPC9Z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</w:fldData>
        </w:fldChar>
      </w:r>
      <w:r w:rsidR="00D638A3">
        <w:rPr>
          <w:highlight w:val="yellow"/>
        </w:rPr>
        <w:instrText xml:space="preserve"> ADDIN EN.CITE.DATA </w:instrText>
      </w:r>
      <w:r w:rsidR="00D638A3">
        <w:rPr>
          <w:highlight w:val="yellow"/>
        </w:rPr>
      </w:r>
      <w:r w:rsidR="00D638A3">
        <w:rPr>
          <w:highlight w:val="yellow"/>
        </w:rPr>
        <w:fldChar w:fldCharType="end"/>
      </w:r>
      <w:r w:rsidR="00D638A3">
        <w:rPr>
          <w:highlight w:val="yellow"/>
        </w:rPr>
      </w:r>
      <w:r w:rsidR="00D638A3">
        <w:rPr>
          <w:highlight w:val="yellow"/>
        </w:rPr>
        <w:fldChar w:fldCharType="separate"/>
      </w:r>
      <w:r w:rsidR="00D638A3">
        <w:rPr>
          <w:noProof/>
          <w:highlight w:val="yellow"/>
        </w:rPr>
        <w:t>[9, 19]</w:t>
      </w:r>
      <w:r w:rsidR="00D638A3">
        <w:rPr>
          <w:highlight w:val="yellow"/>
        </w:rPr>
        <w:fldChar w:fldCharType="end"/>
      </w:r>
      <w:r>
        <w:rPr>
          <w:highlight w:val="yellow"/>
        </w:rPr>
        <w:t xml:space="preserve"> than the corresponding traits presented here, which adjust for body size, growth and CO₂ as proxies for intake rather than for measured intake or </w:t>
      </w:r>
      <w:commentRangeStart w:id="52"/>
      <w:r>
        <w:rPr>
          <w:highlight w:val="yellow"/>
        </w:rPr>
        <w:t>output</w:t>
      </w:r>
      <w:commentRangeEnd w:id="52"/>
      <w:r w:rsidR="00E17E17">
        <w:rPr>
          <w:rStyle w:val="CommentReference"/>
          <w:sz w:val="24"/>
          <w:szCs w:val="22"/>
          <w:highlight w:val="yellow"/>
        </w:rPr>
        <w:commentReference w:id="52"/>
      </w:r>
      <w:r>
        <w:rPr>
          <w:highlight w:val="yellow"/>
        </w:rPr>
        <w:t>.</w:t>
      </w:r>
    </w:p>
    <w:p w14:paraId="2C33AA7C" w14:textId="77777777" w:rsidR="003F1339" w:rsidRDefault="006319A3">
      <w:pPr>
        <w:pStyle w:val="Subheadings"/>
        <w:jc w:val="both"/>
      </w:pPr>
      <w:r>
        <w:rPr>
          <w:b w:val="0"/>
        </w:rPr>
        <w:t>Genetic relationships with body size, growth and CO₂</w:t>
      </w:r>
    </w:p>
    <w:p w14:paraId="5520280B" w14:textId="484D2159" w:rsidR="003F1339" w:rsidRDefault="006319A3">
      <w:pPr>
        <w:jc w:val="both"/>
      </w:pPr>
      <w:r>
        <w:t xml:space="preserve">Genetically, the alternative methane definitions were strongly correlated with absolute methane in most cases (rg = 0.71–1.00), indicating that they share much of the same underlying additive genetic variation rather than capturing a materially distinct trait. Methane per kg of average daily gain (CH₄/ADG) was the most genetically distinct definition (rg = 0.38 with absolute methane), consistent with the ratio being dominated by its small and highly variable denominator, ADG (rg = −0.81), which is also estimated over a window of up to ±120 days rather than at the time of the methane measurement. Daily methane was also strongly and positively genetically correlated with body size and growth: metabolic body weight (rg = 0.72), live weight (rg = 0.71), and average daily gain (rg = 0.51). Ratio and residual methane traits did not remove these genetic relationships. Methane intensity and the residual methane traits were negatively genetically correlated with their own denominator or adjustment trait, while remaining strongly genetically correlated with absolute methane itself (rg = 0.78–1.00 for the three residual traits). This is consistent with the general statistical behaviour of ratio and residual variables described by Kennedy et al. </w:t>
      </w:r>
      <w:r w:rsidR="00D638A3">
        <w:fldChar w:fldCharType="begin"/>
      </w:r>
      <w:r w:rsidR="00D638A3">
        <w:instrText xml:space="preserve"> ADDIN EN.CITE &lt;EndNote&gt;&lt;Cite&gt;&lt;Author&gt;Kennedy&lt;/Author&gt;&lt;Year&gt;1993&lt;/Year&gt;&lt;RecNum&gt;92&lt;/RecNum&gt;&lt;DisplayText&gt;[46]&lt;/DisplayText&gt;&lt;record&gt;&lt;rec-number&gt;92&lt;/rec-number&gt;&lt;foreign-keys&gt;&lt;key app="EN" db-id="waxwzprpds5f9des5zdxa55jzsppx55fpw20" timestamp="1747662812"&gt;92&lt;/key&gt;&lt;/foreign-keys&gt;&lt;ref-type name="Journal Article"&gt;17&lt;/ref-type&gt;&lt;contributors&gt;&lt;authors&gt;&lt;author&gt;Kennedy, B. W.&lt;/author&gt;&lt;author&gt;van der Werf, J. H.&lt;/author&gt;&lt;author&gt;Meuwissen, T. H.&lt;/author&gt;&lt;/authors&gt;&lt;/contributors&gt;&lt;auth-address&gt;Department of Animal and Poultry Science, University of Guelph, Ontario, Canada.&lt;/auth-address&gt;&lt;titles&gt;&lt;title&gt;Genetic and statistical properties of residual feed intake&lt;/title&gt;&lt;secondary-title&gt;J Anim Sci&lt;/secondary-title&gt;&lt;/titles&gt;&lt;periodical&gt;&lt;full-title&gt;J Anim Sci&lt;/full-title&gt;&lt;/periodical&gt;&lt;pages&gt;3239-50&lt;/pages&gt;&lt;volume&gt;71&lt;/volume&gt;&lt;number&gt;12&lt;/number&gt;&lt;keywords&gt;&lt;keyword&gt;Animals&lt;/keyword&gt;&lt;keyword&gt;Cattle/genetics/*physiology&lt;/keyword&gt;&lt;keyword&gt;Eating/*genetics/physiology&lt;/keyword&gt;&lt;keyword&gt;Female&lt;/keyword&gt;&lt;keyword&gt;Genotype&lt;/keyword&gt;&lt;keyword&gt;*Models, Biological&lt;/keyword&gt;&lt;keyword&gt;Phenotype&lt;/keyword&gt;&lt;keyword&gt;Regression Analysis&lt;/keyword&gt;&lt;/keywords&gt;&lt;dates&gt;&lt;year&gt;1993&lt;/year&gt;&lt;pub-dates&gt;&lt;date&gt;Dec&lt;/date&gt;&lt;/pub-dates&gt;&lt;/dates&gt;&lt;isbn&gt;0021-8812 (Print)&amp;#xD;0021-8812&lt;/isbn&gt;&lt;accession-num&gt;8294275&lt;/accession-num&gt;&lt;urls&gt;&lt;/urls&gt;&lt;electronic-resource-num&gt;10.2527/1993.71123239x&lt;/electronic-resource-num&gt;&lt;remote-database-provider&gt;NLM&lt;/remote-database-provider&gt;&lt;language&gt;eng&lt;/language&gt;&lt;/record&gt;&lt;/Cite&gt;&lt;/EndNote&gt;</w:instrText>
      </w:r>
      <w:r w:rsidR="00D638A3">
        <w:fldChar w:fldCharType="separate"/>
      </w:r>
      <w:r w:rsidR="00D638A3">
        <w:rPr>
          <w:noProof/>
        </w:rPr>
        <w:t>[46]</w:t>
      </w:r>
      <w:r w:rsidR="00D638A3">
        <w:fldChar w:fldCharType="end"/>
      </w:r>
      <w:r>
        <w:t xml:space="preserve"> and Kronmal </w:t>
      </w:r>
      <w:r w:rsidR="00D638A3">
        <w:fldChar w:fldCharType="begin"/>
      </w:r>
      <w:r w:rsidR="00D638A3">
        <w:instrText xml:space="preserve"> ADDIN EN.CITE &lt;EndNote&gt;&lt;Cite&gt;&lt;Author&gt;Kronmal&lt;/Author&gt;&lt;Year&gt;1993&lt;/Year&gt;&lt;RecNum&gt;178&lt;/RecNum&gt;&lt;DisplayText&gt;[47]&lt;/DisplayText&gt;&lt;record&gt;&lt;rec-number&gt;178&lt;/rec-number&gt;&lt;foreign-keys&gt;&lt;key app="EN" db-id="waxwzprpds5f9des5zdxa55jzsppx55fpw20" timestamp="1775042812"&gt;178&lt;/key&gt;&lt;/foreign-keys&gt;&lt;ref-type name="Journal Article"&gt;17&lt;/ref-type&gt;&lt;contributors&gt;&lt;authors&gt;&lt;author&gt;Kronmal, Richard A.&lt;/author&gt;&lt;/authors&gt;&lt;/contributors&gt;&lt;titles&gt;&lt;title&gt;Spurious Correlation and the Fallacy of the Ratio Standard Revisited&lt;/title&gt;&lt;secondary-title&gt;Journal of the Royal Statistical Society. Series A (Statistics in Society)&lt;/secondary-title&gt;&lt;/titles&gt;&lt;periodical&gt;&lt;full-title&gt;Journal of the Royal Statistical Society. Series A (Statistics in Society)&lt;/full-title&gt;&lt;/periodical&gt;&lt;pages&gt;379-392&lt;/pages&gt;&lt;volume&gt;156&lt;/volume&gt;&lt;number&gt;3&lt;/number&gt;&lt;dates&gt;&lt;year&gt;1993&lt;/year&gt;&lt;/dates&gt;&lt;publisher&gt;[Wiley, Royal Statistical Society]&lt;/publisher&gt;&lt;isbn&gt;09641998, 1467985X&lt;/isbn&gt;&lt;urls&gt;&lt;related-urls&gt;&lt;url&gt;http://www.jstor.org/stable/2983064&lt;/url&gt;&lt;/related-urls&gt;&lt;/urls&gt;&lt;custom1&gt;Full publication date: 1993&lt;/custom1&gt;&lt;electronic-resource-num&gt;10.2307/2983064&lt;/electronic-resource-num&gt;&lt;remote-database-name&gt;JSTOR&lt;/remote-database-name&gt;&lt;access-date&gt;2026/04/01/&lt;/access-date&gt;&lt;/record&gt;&lt;/Cite&gt;&lt;/EndNote&gt;</w:instrText>
      </w:r>
      <w:r w:rsidR="00D638A3">
        <w:fldChar w:fldCharType="separate"/>
      </w:r>
      <w:r w:rsidR="00D638A3">
        <w:rPr>
          <w:noProof/>
        </w:rPr>
        <w:t>[47]</w:t>
      </w:r>
      <w:r w:rsidR="00D638A3">
        <w:fldChar w:fldCharType="end"/>
      </w:r>
      <w:r>
        <w:t xml:space="preserve">. </w:t>
      </w:r>
      <w:r>
        <w:rPr>
          <w:highlight w:val="yellow"/>
        </w:rPr>
        <w:t xml:space="preserve">This is expected, as a </w:t>
      </w:r>
      <w:r>
        <w:rPr>
          <w:highlight w:val="yellow"/>
        </w:rPr>
        <w:lastRenderedPageBreak/>
        <w:t>phenotypic residual is not genetically independent of the traits it is regressed on unless the regression is applied at the genetic level.</w:t>
      </w:r>
    </w:p>
    <w:p w14:paraId="4DAD1566" w14:textId="6D401CC3" w:rsidR="003F1339" w:rsidRDefault="006319A3">
      <w:pPr>
        <w:jc w:val="both"/>
      </w:pPr>
      <w:r>
        <w:rPr>
          <w:highlight w:val="yellow"/>
        </w:rPr>
        <w:t>Carbon dioxide production was moderately heritable (h² = 0.25) and strongly genetically correlated with both daily methane (rg = 0.57 ± 0.04) and metabolic body weight (rg = 0.83 ± 0.02). C</w:t>
      </w:r>
      <w:r w:rsidR="00737300">
        <w:rPr>
          <w:highlight w:val="yellow"/>
        </w:rPr>
        <w:t>arbon dioxide</w:t>
      </w:r>
      <w:r>
        <w:rPr>
          <w:highlight w:val="yellow"/>
        </w:rPr>
        <w:t xml:space="preserve"> output reflects total heat production and hence energy intake, and CO₂ is strongly correlated with feed intake in PAC-measured sheep </w:t>
      </w:r>
      <w:r w:rsidR="00D638A3">
        <w:rPr>
          <w:highlight w:val="yellow"/>
        </w:rPr>
        <w:fldChar w:fldCharType="begin">
          <w:fldData xml:space="preserve">PEVuZE5vdGU+PENpdGU+PEF1dGhvcj5Sb2JpbnNvbjwvQXV0aG9yPjxZZWFyPjIwMTY8L1llYXI+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==
</w:fldData>
        </w:fldChar>
      </w:r>
      <w:r w:rsidR="00D638A3">
        <w:rPr>
          <w:highlight w:val="yellow"/>
        </w:rPr>
        <w:instrText xml:space="preserve"> ADDIN EN.CITE </w:instrText>
      </w:r>
      <w:r w:rsidR="00D638A3">
        <w:rPr>
          <w:highlight w:val="yellow"/>
        </w:rPr>
        <w:fldChar w:fldCharType="begin">
          <w:fldData xml:space="preserve">PEVuZE5vdGU+PENpdGU+PEF1dGhvcj5Sb2JpbnNvbjwvQXV0aG9yPjxZZWFyPjIwMTY8L1llYXI+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==
</w:fldData>
        </w:fldChar>
      </w:r>
      <w:r w:rsidR="00D638A3">
        <w:rPr>
          <w:highlight w:val="yellow"/>
        </w:rPr>
        <w:instrText xml:space="preserve"> ADDIN EN.CITE.DATA </w:instrText>
      </w:r>
      <w:r w:rsidR="00D638A3">
        <w:rPr>
          <w:highlight w:val="yellow"/>
        </w:rPr>
      </w:r>
      <w:r w:rsidR="00D638A3">
        <w:rPr>
          <w:highlight w:val="yellow"/>
        </w:rPr>
        <w:fldChar w:fldCharType="end"/>
      </w:r>
      <w:r w:rsidR="00D638A3">
        <w:rPr>
          <w:highlight w:val="yellow"/>
        </w:rPr>
      </w:r>
      <w:r w:rsidR="00D638A3">
        <w:rPr>
          <w:highlight w:val="yellow"/>
        </w:rPr>
        <w:fldChar w:fldCharType="separate"/>
      </w:r>
      <w:r w:rsidR="00D638A3">
        <w:rPr>
          <w:noProof/>
          <w:highlight w:val="yellow"/>
        </w:rPr>
        <w:t>[15, 48]</w:t>
      </w:r>
      <w:r w:rsidR="00D638A3">
        <w:rPr>
          <w:highlight w:val="yellow"/>
        </w:rPr>
        <w:fldChar w:fldCharType="end"/>
      </w:r>
      <w:r>
        <w:rPr>
          <w:highlight w:val="yellow"/>
        </w:rPr>
        <w:t xml:space="preserve"> and in cattle </w:t>
      </w:r>
      <w:r w:rsidR="00D638A3">
        <w:rPr>
          <w:highlight w:val="yellow"/>
        </w:rPr>
        <w:fldChar w:fldCharType="begin">
          <w:fldData xml:space="preserve">PEVuZE5vdGU+PENpdGU+PEF1dGhvcj5IdWh0YW5lbjwvQXV0aG9yPjxZZWFyPjIwMjE8L1llYXI+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</w:fldData>
        </w:fldChar>
      </w:r>
      <w:r w:rsidR="00D638A3">
        <w:rPr>
          <w:highlight w:val="yellow"/>
        </w:rPr>
        <w:instrText xml:space="preserve"> ADDIN EN.CITE </w:instrText>
      </w:r>
      <w:r w:rsidR="00D638A3">
        <w:rPr>
          <w:highlight w:val="yellow"/>
        </w:rPr>
        <w:fldChar w:fldCharType="begin">
          <w:fldData xml:space="preserve">PEVuZE5vdGU+PENpdGU+PEF1dGhvcj5IdWh0YW5lbjwvQXV0aG9yPjxZZWFyPjIwMjE8L1llYXI+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</w:fldData>
        </w:fldChar>
      </w:r>
      <w:r w:rsidR="00D638A3">
        <w:rPr>
          <w:highlight w:val="yellow"/>
        </w:rPr>
        <w:instrText xml:space="preserve"> ADDIN EN.CITE.DATA </w:instrText>
      </w:r>
      <w:r w:rsidR="00D638A3">
        <w:rPr>
          <w:highlight w:val="yellow"/>
        </w:rPr>
      </w:r>
      <w:r w:rsidR="00D638A3">
        <w:rPr>
          <w:highlight w:val="yellow"/>
        </w:rPr>
        <w:fldChar w:fldCharType="end"/>
      </w:r>
      <w:r w:rsidR="00D638A3">
        <w:rPr>
          <w:highlight w:val="yellow"/>
        </w:rPr>
      </w:r>
      <w:r w:rsidR="00D638A3">
        <w:rPr>
          <w:highlight w:val="yellow"/>
        </w:rPr>
        <w:fldChar w:fldCharType="separate"/>
      </w:r>
      <w:r w:rsidR="00D638A3">
        <w:rPr>
          <w:noProof/>
          <w:highlight w:val="yellow"/>
        </w:rPr>
        <w:t>[49, 50]</w:t>
      </w:r>
      <w:r w:rsidR="00D638A3">
        <w:rPr>
          <w:highlight w:val="yellow"/>
        </w:rPr>
        <w:fldChar w:fldCharType="end"/>
      </w:r>
      <w:r>
        <w:rPr>
          <w:highlight w:val="yellow"/>
        </w:rPr>
        <w:t xml:space="preserve">. However, more efficient animals produce less CO₂ per unit of intake </w:t>
      </w:r>
      <w:r w:rsidR="00D638A3">
        <w:rPr>
          <w:highlight w:val="yellow"/>
        </w:rPr>
        <w:fldChar w:fldCharType="begin"/>
      </w:r>
      <w:r w:rsidR="00D638A3">
        <w:rPr>
          <w:highlight w:val="yellow"/>
        </w:rPr>
        <w:instrText xml:space="preserve"> ADDIN EN.CITE &lt;EndNote&gt;&lt;Cite&gt;&lt;Author&gt;Huhtanen&lt;/Author&gt;&lt;Year&gt;2020&lt;/Year&gt;&lt;RecNum&gt;296&lt;/RecNum&gt;&lt;DisplayText&gt;[51]&lt;/DisplayText&gt;&lt;record&gt;&lt;rec-number&gt;296&lt;/rec-number&gt;&lt;foreign-keys&gt;&lt;key app="EN" db-id="waxwzprpds5f9des5zdxa55jzsppx55fpw20" timestamp="1791219621"&gt;296&lt;/key&gt;&lt;/foreign-keys&gt;&lt;ref-type name="Journal Article"&gt;17&lt;/ref-type&gt;&lt;contributors&gt;&lt;authors&gt;&lt;author&gt;Huhtanen, P.&lt;/author&gt;&lt;author&gt;Bayat, A. R.&lt;/author&gt;&lt;author&gt;Lund, P.&lt;/author&gt;&lt;author&gt;Hellwing, A. L. F.&lt;/author&gt;&lt;author&gt;Weisbjerg, M. R.&lt;/author&gt;&lt;/authors&gt;&lt;/contributors&gt;&lt;titles&gt;&lt;title&gt;Short communication: Variation in feed efficiency hampers use of carbon dioxide as a tracer gas in measuring methane emissions in on-farm conditions&lt;/title&gt;&lt;secondary-title&gt;Journal of Dairy Science&lt;/secondary-title&gt;&lt;/titles&gt;&lt;periodical&gt;&lt;full-title&gt;Journal of Dairy Science&lt;/full-title&gt;&lt;/periodical&gt;&lt;pages&gt;9090-9095&lt;/pages&gt;&lt;volume&gt;103&lt;/volume&gt;&lt;number&gt;10&lt;/number&gt;&lt;keywords&gt;&lt;keyword&gt;methane&lt;/keyword&gt;&lt;keyword&gt;CO tracer method&lt;/keyword&gt;&lt;keyword&gt;breeding&lt;/keyword&gt;&lt;keyword&gt;dairy cow&lt;/keyword&gt;&lt;/keywords&gt;&lt;dates&gt;&lt;year&gt;2020&lt;/year&gt;&lt;pub-dates&gt;&lt;date&gt;2020/10/01/&lt;/date&gt;&lt;/pub-dates&gt;&lt;/dates&gt;&lt;isbn&gt;0022-0302&lt;/isbn&gt;&lt;urls&gt;&lt;related-urls&gt;&lt;url&gt;https://www.sciencedirect.com/science/article/pii/S0022030220305890&lt;/url&gt;&lt;/related-urls&gt;&lt;/urls&gt;&lt;electronic-resource-num&gt;https://doi.org/10.3168/jds.2020-18559&lt;/electronic-resource-num&gt;&lt;/record&gt;&lt;/Cite&gt;&lt;/EndNote&gt;</w:instrText>
      </w:r>
      <w:r w:rsidR="00D638A3">
        <w:rPr>
          <w:highlight w:val="yellow"/>
        </w:rPr>
        <w:fldChar w:fldCharType="separate"/>
      </w:r>
      <w:r w:rsidR="00D638A3">
        <w:rPr>
          <w:noProof/>
          <w:highlight w:val="yellow"/>
        </w:rPr>
        <w:t>[51]</w:t>
      </w:r>
      <w:r w:rsidR="00D638A3">
        <w:rPr>
          <w:highlight w:val="yellow"/>
        </w:rPr>
        <w:fldChar w:fldCharType="end"/>
      </w:r>
      <w:r>
        <w:rPr>
          <w:highlight w:val="yellow"/>
        </w:rPr>
        <w:t>, which limits its accuracy as a proxy for intake.</w:t>
      </w:r>
    </w:p>
    <w:p w14:paraId="041AB703" w14:textId="77777777" w:rsidR="003F1339" w:rsidRDefault="006319A3">
      <w:pPr>
        <w:pStyle w:val="Subheadings"/>
        <w:jc w:val="both"/>
      </w:pPr>
      <w:commentRangeStart w:id="53"/>
      <w:commentRangeStart w:id="54"/>
      <w:commentRangeStart w:id="55"/>
      <w:r>
        <w:rPr>
          <w:b w:val="0"/>
        </w:rPr>
        <w:t>Heterogeneous residual variance</w:t>
      </w:r>
      <w:commentRangeEnd w:id="53"/>
      <w:r w:rsidR="00163ACF">
        <w:rPr>
          <w:rStyle w:val="CommentReference"/>
          <w:sz w:val="27"/>
          <w:szCs w:val="22"/>
        </w:rPr>
        <w:commentReference w:id="53"/>
      </w:r>
      <w:commentRangeEnd w:id="54"/>
      <w:r w:rsidR="007F17FA">
        <w:rPr>
          <w:rStyle w:val="CommentReference"/>
          <w:sz w:val="27"/>
          <w:szCs w:val="22"/>
        </w:rPr>
        <w:commentReference w:id="54"/>
      </w:r>
      <w:commentRangeEnd w:id="55"/>
      <w:r w:rsidR="007D2045">
        <w:rPr>
          <w:rStyle w:val="CommentReference"/>
          <w:sz w:val="27"/>
          <w:szCs w:val="22"/>
        </w:rPr>
        <w:commentReference w:id="55"/>
      </w:r>
    </w:p>
    <w:p w14:paraId="0FEB901C" w14:textId="70E4A1D2" w:rsidR="003F1339" w:rsidRDefault="006319A3">
      <w:pPr>
        <w:jc w:val="both"/>
      </w:pPr>
      <w:r>
        <w:rPr>
          <w:highlight w:val="yellow"/>
        </w:rPr>
        <w:t xml:space="preserve">Genetic evaluations can assume a common residual variance across contemporary groups. This assumption is rarely met, and when it is violated, records from more variable groups receive more weighting and variance components and breeding values are biased </w:t>
      </w:r>
      <w:r w:rsidR="00D638A3">
        <w:rPr>
          <w:highlight w:val="yellow"/>
        </w:rPr>
        <w:fldChar w:fldCharType="begin">
          <w:fldData xml:space="preserve">PEVuZE5vdGU+PENpdGU+PEF1dGhvcj5NZXV3aXNzZW48L0F1dGhvcj48WWVhcj4xOTk2PC9ZZWFy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</w:fldData>
        </w:fldChar>
      </w:r>
      <w:r w:rsidR="00D638A3">
        <w:rPr>
          <w:highlight w:val="yellow"/>
        </w:rPr>
        <w:instrText xml:space="preserve"> ADDIN EN.CITE </w:instrText>
      </w:r>
      <w:r w:rsidR="00D638A3">
        <w:rPr>
          <w:highlight w:val="yellow"/>
        </w:rPr>
        <w:fldChar w:fldCharType="begin">
          <w:fldData xml:space="preserve">PEVuZE5vdGU+PENpdGU+PEF1dGhvcj5NZXV3aXNzZW48L0F1dGhvcj48WWVhcj4xOTk2PC9ZZWFy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</w:fldData>
        </w:fldChar>
      </w:r>
      <w:r w:rsidR="00D638A3">
        <w:rPr>
          <w:highlight w:val="yellow"/>
        </w:rPr>
        <w:instrText xml:space="preserve"> ADDIN EN.CITE.DATA </w:instrText>
      </w:r>
      <w:r w:rsidR="00D638A3">
        <w:rPr>
          <w:highlight w:val="yellow"/>
        </w:rPr>
      </w:r>
      <w:r w:rsidR="00D638A3">
        <w:rPr>
          <w:highlight w:val="yellow"/>
        </w:rPr>
        <w:fldChar w:fldCharType="end"/>
      </w:r>
      <w:r w:rsidR="00D638A3">
        <w:rPr>
          <w:highlight w:val="yellow"/>
        </w:rPr>
      </w:r>
      <w:r w:rsidR="00D638A3">
        <w:rPr>
          <w:highlight w:val="yellow"/>
        </w:rPr>
        <w:fldChar w:fldCharType="separate"/>
      </w:r>
      <w:r w:rsidR="00D638A3">
        <w:rPr>
          <w:noProof/>
          <w:highlight w:val="yellow"/>
        </w:rPr>
        <w:t>[30, 52, 53]</w:t>
      </w:r>
      <w:r w:rsidR="00D638A3">
        <w:rPr>
          <w:highlight w:val="yellow"/>
        </w:rPr>
        <w:fldChar w:fldCharType="end"/>
      </w:r>
      <w:r>
        <w:rPr>
          <w:highlight w:val="yellow"/>
        </w:rPr>
        <w:t xml:space="preserve">. It is particularly relevant to PAC methane: between-day and between-group variation in PAC measurements is large </w:t>
      </w:r>
      <w:r w:rsidR="00D638A3">
        <w:rPr>
          <w:highlight w:val="yellow"/>
        </w:rPr>
        <w:fldChar w:fldCharType="begin"/>
      </w:r>
      <w:r w:rsidR="00D638A3">
        <w:rPr>
          <w:highlight w:val="yellow"/>
        </w:rPr>
        <w:instrText xml:space="preserve"> ADDIN EN.CITE &lt;EndNote&gt;&lt;Cite&gt;&lt;Author&gt;O&amp;apos;Connor&lt;/Author&gt;&lt;Year&gt;2021&lt;/Year&gt;&lt;RecNum&gt;23&lt;/RecNum&gt;&lt;DisplayText&gt;[25]&lt;/DisplayText&gt;&lt;record&gt;&lt;rec-number&gt;23&lt;/rec-number&gt;&lt;foreign-keys&gt;&lt;key app="EN" db-id="waxwzprpds5f9des5zdxa55jzsppx55fpw20" timestamp="1730202801"&gt;23&lt;/key&gt;&lt;/foreign-keys&gt;&lt;ref-type name="Journal Article"&gt;17&lt;/ref-type&gt;&lt;contributors&gt;&lt;authors&gt;&lt;author&gt;O&amp;apos;Connor, E.&lt;/author&gt;&lt;author&gt;McGovern, F. M.&lt;/author&gt;&lt;author&gt;Byrne, D. T.&lt;/author&gt;&lt;author&gt;Boland, T. M.&lt;/author&gt;&lt;author&gt;Dunne, E.&lt;/author&gt;&lt;author&gt;McHugh, N.&lt;/author&gt;&lt;/authors&gt;&lt;/contributors&gt;&lt;auth-address&gt;Animal and Grassland Research and Innovation Centre, Teagasc, Athenry, Co. Galway, Ireland.&amp;#xD;School of Agriculture and Food Science, University College Dublin, Belfield, Dublin 4, Ireland.&amp;#xD;Animal and Grassland Research and Innovation Centre, Teagasc, Moorepark, Fermoy, Co. Cork, Ireland.&lt;/auth-address&gt;&lt;titles&gt;&lt;title&gt;Repeatability of gaseous measurements across consecutive days in sheep using portable accumulation chambers&lt;/title&gt;&lt;secondary-title&gt;J Anim Sci&lt;/secondary-title&gt;&lt;/titles&gt;&lt;periodical&gt;&lt;full-title&gt;J Anim Sci&lt;/full-title&gt;&lt;/periodical&gt;&lt;volume&gt;99&lt;/volume&gt;&lt;number&gt;11&lt;/number&gt;&lt;keywords&gt;&lt;keyword&gt;Animals&lt;/keyword&gt;&lt;keyword&gt;Carbon Dioxide&lt;/keyword&gt;&lt;keyword&gt;Female&lt;/keyword&gt;&lt;keyword&gt;*Methane&lt;/keyword&gt;&lt;keyword&gt;Ruminants&lt;/keyword&gt;&lt;keyword&gt;Sheep&lt;/keyword&gt;&lt;keyword&gt;*Silage&lt;/keyword&gt;&lt;keyword&gt;methane emissions&lt;/keyword&gt;&lt;keyword&gt;portable accumulation chambers&lt;/keyword&gt;&lt;keyword&gt;repeatability&lt;/keyword&gt;&lt;/keywords&gt;&lt;dates&gt;&lt;year&gt;2021&lt;/year&gt;&lt;pub-dates&gt;&lt;date&gt;Nov 1&lt;/date&gt;&lt;/pub-dates&gt;&lt;/dates&gt;&lt;isbn&gt;0021-8812 (Print)&amp;#xD;0021-8812&lt;/isbn&gt;&lt;accession-num&gt;34637520&lt;/accession-num&gt;&lt;urls&gt;&lt;/urls&gt;&lt;custom2&gt;PMC8782229&lt;/custom2&gt;&lt;electronic-resource-num&gt;10.1093/jas/skab288&lt;/electronic-resource-num&gt;&lt;remote-database-provider&gt;NLM&lt;/remote-database-provider&gt;&lt;language&gt;eng&lt;/language&gt;&lt;/record&gt;&lt;/Cite&gt;&lt;/EndNote&gt;</w:instrText>
      </w:r>
      <w:r w:rsidR="00D638A3">
        <w:rPr>
          <w:highlight w:val="yellow"/>
        </w:rPr>
        <w:fldChar w:fldCharType="separate"/>
      </w:r>
      <w:r w:rsidR="00D638A3">
        <w:rPr>
          <w:noProof/>
          <w:highlight w:val="yellow"/>
        </w:rPr>
        <w:t>[25]</w:t>
      </w:r>
      <w:r w:rsidR="00D638A3">
        <w:rPr>
          <w:highlight w:val="yellow"/>
        </w:rPr>
        <w:fldChar w:fldCharType="end"/>
      </w:r>
      <w:r>
        <w:rPr>
          <w:highlight w:val="yellow"/>
        </w:rPr>
        <w:t xml:space="preserve">, emissions differ with site, pasture and protocol </w:t>
      </w:r>
      <w:r w:rsidR="00D638A3">
        <w:rPr>
          <w:highlight w:val="yellow"/>
        </w:rPr>
        <w:fldChar w:fldCharType="begin">
          <w:fldData xml:space="preserve">PEVuZE5vdGU+PENpdGU+PEF1dGhvcj5Hb29weTwvQXV0aG9yPjxZZWFyPjIwMTY8L1llYXI+PFJl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</w:fldData>
        </w:fldChar>
      </w:r>
      <w:r w:rsidR="00D638A3">
        <w:rPr>
          <w:highlight w:val="yellow"/>
        </w:rPr>
        <w:instrText xml:space="preserve"> ADDIN EN.CITE </w:instrText>
      </w:r>
      <w:r w:rsidR="00D638A3">
        <w:rPr>
          <w:highlight w:val="yellow"/>
        </w:rPr>
        <w:fldChar w:fldCharType="begin">
          <w:fldData xml:space="preserve">PEVuZE5vdGU+PENpdGU+PEF1dGhvcj5Hb29weTwvQXV0aG9yPjxZZWFyPjIwMTY8L1llYXI+PFJl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</w:fldData>
        </w:fldChar>
      </w:r>
      <w:r w:rsidR="00D638A3">
        <w:rPr>
          <w:highlight w:val="yellow"/>
        </w:rPr>
        <w:instrText xml:space="preserve"> ADDIN EN.CITE.DATA </w:instrText>
      </w:r>
      <w:r w:rsidR="00D638A3">
        <w:rPr>
          <w:highlight w:val="yellow"/>
        </w:rPr>
      </w:r>
      <w:r w:rsidR="00D638A3">
        <w:rPr>
          <w:highlight w:val="yellow"/>
        </w:rPr>
        <w:fldChar w:fldCharType="end"/>
      </w:r>
      <w:r w:rsidR="00D638A3">
        <w:rPr>
          <w:highlight w:val="yellow"/>
        </w:rPr>
      </w:r>
      <w:r w:rsidR="00D638A3">
        <w:rPr>
          <w:highlight w:val="yellow"/>
        </w:rPr>
        <w:fldChar w:fldCharType="separate"/>
      </w:r>
      <w:r w:rsidR="00D638A3">
        <w:rPr>
          <w:noProof/>
          <w:highlight w:val="yellow"/>
        </w:rPr>
        <w:t>[12, 13]</w:t>
      </w:r>
      <w:r w:rsidR="00D638A3">
        <w:rPr>
          <w:highlight w:val="yellow"/>
        </w:rPr>
        <w:fldChar w:fldCharType="end"/>
      </w:r>
      <w:r>
        <w:rPr>
          <w:highlight w:val="yellow"/>
        </w:rPr>
        <w:t xml:space="preserve">, and the present data combined animals of </w:t>
      </w:r>
      <w:del w:id="56" w:author="Noirin McHugh" w:date="2026-10-23T11:26:00Z" w16du:dateUtc="2026-10-23T10:26:00Z">
        <w:r w:rsidDel="007F17FA">
          <w:rPr>
            <w:highlight w:val="yellow"/>
          </w:rPr>
          <w:delText xml:space="preserve">very </w:delText>
        </w:r>
      </w:del>
      <w:r>
        <w:rPr>
          <w:highlight w:val="yellow"/>
        </w:rPr>
        <w:t>different ages and physiological stages. Accounting for this heterogeneity lowered the heritability of methane, CH₄/MBW, RMT</w:t>
      </w:r>
      <w:r w:rsidRPr="007571BD">
        <w:rPr>
          <w:highlight w:val="yellow"/>
          <w:vertAlign w:val="subscript"/>
        </w:rPr>
        <w:t>MBW</w:t>
      </w:r>
      <w:r>
        <w:rPr>
          <w:highlight w:val="yellow"/>
        </w:rPr>
        <w:t xml:space="preserve"> and RMT</w:t>
      </w:r>
      <w:r w:rsidRPr="007571BD">
        <w:rPr>
          <w:highlight w:val="yellow"/>
          <w:vertAlign w:val="subscript"/>
        </w:rPr>
        <w:t>MBW+CO₂</w:t>
      </w:r>
      <w:r>
        <w:rPr>
          <w:highlight w:val="yellow"/>
        </w:rPr>
        <w:t xml:space="preserve">, and of CO₂, relative to a single pooled residual variance. </w:t>
      </w:r>
      <w:r w:rsidR="006A4AE6">
        <w:rPr>
          <w:highlight w:val="yellow"/>
        </w:rPr>
        <w:t>However,</w:t>
      </w:r>
      <w:r>
        <w:rPr>
          <w:highlight w:val="yellow"/>
        </w:rPr>
        <w:t xml:space="preserve"> classifying the residual variance as either homogeneous or heterogeneous had little impact on the genetic correlations, for example </w:t>
      </w:r>
      <w:commentRangeStart w:id="57"/>
      <w:r>
        <w:rPr>
          <w:highlight w:val="yellow"/>
        </w:rPr>
        <w:t xml:space="preserve">the genetic correlation between methane and methane intensity was 0.85 in the full data, and also 0.85 in both young and mature animals when analysed separately, and the young-versus-mature genetic correlation for methane was 0.99. </w:t>
      </w:r>
      <w:commentRangeEnd w:id="57"/>
      <w:r w:rsidR="00FB2BCA">
        <w:rPr>
          <w:rStyle w:val="CommentReference"/>
          <w:sz w:val="24"/>
          <w:szCs w:val="22"/>
          <w:highlight w:val="yellow"/>
        </w:rPr>
        <w:commentReference w:id="57"/>
      </w:r>
      <w:r>
        <w:rPr>
          <w:highlight w:val="yellow"/>
        </w:rPr>
        <w:t>Residual heterogeneity therefore mainly affects heritability estimates and should be accounted for whenever genetic parameters are estimated from PAC methane recorded across physiological stages.</w:t>
      </w:r>
      <w:r>
        <w:t xml:space="preserve"> </w:t>
      </w:r>
      <w:r>
        <w:rPr>
          <w:highlight w:val="yellow"/>
        </w:rPr>
        <w:t xml:space="preserve">However, only 25.4% of animals had more than one methane record, which limits the precision of the </w:t>
      </w:r>
      <w:r>
        <w:rPr>
          <w:highlight w:val="yellow"/>
        </w:rPr>
        <w:lastRenderedPageBreak/>
        <w:t>permanent environmental variance and prevented its estimation for the computed-tomography traits and RMT</w:t>
      </w:r>
      <w:r w:rsidRPr="00163ACF">
        <w:rPr>
          <w:highlight w:val="yellow"/>
          <w:vertAlign w:val="subscript"/>
        </w:rPr>
        <w:t>ADG</w:t>
      </w:r>
      <w:r>
        <w:rPr>
          <w:highlight w:val="yellow"/>
        </w:rPr>
        <w:t>.</w:t>
      </w:r>
    </w:p>
    <w:p w14:paraId="5B04477B" w14:textId="77777777" w:rsidR="003F1339" w:rsidRDefault="006319A3">
      <w:pPr>
        <w:pStyle w:val="Subheadings"/>
        <w:jc w:val="both"/>
      </w:pPr>
      <w:r>
        <w:rPr>
          <w:b w:val="0"/>
        </w:rPr>
        <w:t>Methane traits in a selection index</w:t>
      </w:r>
    </w:p>
    <w:p w14:paraId="4E371432" w14:textId="466F99C6" w:rsidR="003F1339" w:rsidRDefault="006319A3">
      <w:pPr>
        <w:jc w:val="both"/>
      </w:pPr>
      <w:r>
        <w:t xml:space="preserve">Alternative methane traits have been frequently proposed as selection criteria </w:t>
      </w:r>
      <w:r w:rsidR="00D638A3">
        <w:fldChar w:fldCharType="begin">
          <w:fldData xml:space="preserve">PEVuZE5vdGU+PENpdGU+PEF1dGhvcj5NYW56YW5pbGxhLVBlY2g8L0F1dGhvcj48WWVhcj4yMDIx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</w:fldData>
        </w:fldChar>
      </w:r>
      <w:r w:rsidR="00D638A3">
        <w:instrText xml:space="preserve"> ADDIN EN.CITE </w:instrText>
      </w:r>
      <w:r w:rsidR="00D638A3">
        <w:fldChar w:fldCharType="begin">
          <w:fldData xml:space="preserve">PEVuZE5vdGU+PENpdGU+PEF1dGhvcj5NYW56YW5pbGxhLVBlY2g8L0F1dGhvcj48WWVhcj4yMDIx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</w:fldData>
        </w:fldChar>
      </w:r>
      <w:r w:rsidR="00D638A3">
        <w:instrText xml:space="preserve"> ADDIN EN.CITE.DATA </w:instrText>
      </w:r>
      <w:r w:rsidR="00D638A3">
        <w:fldChar w:fldCharType="end"/>
      </w:r>
      <w:r w:rsidR="00D638A3">
        <w:fldChar w:fldCharType="separate"/>
      </w:r>
      <w:r w:rsidR="00D638A3">
        <w:rPr>
          <w:noProof/>
        </w:rPr>
        <w:t>[22, 44, 54, 55]</w:t>
      </w:r>
      <w:r w:rsidR="00D638A3">
        <w:fldChar w:fldCharType="end"/>
      </w:r>
      <w:r>
        <w:t>, but the central result of th</w:t>
      </w:r>
      <w:r w:rsidR="00F003D8">
        <w:t>is</w:t>
      </w:r>
      <w:r>
        <w:t xml:space="preserve"> index analysis is that the choice of methane trait is of secondary importance. A favourable region, in which methane is reduced without a decline in body size or CO₂, does exist, and every methane trait examined, whether absolute, ratio or residual, reached the same response within it once appropriate weights on MBW and CO₂ were included in the breeding goal; all then led to the same index (Table 6). </w:t>
      </w:r>
      <w:r>
        <w:rPr>
          <w:highlight w:val="yellow"/>
        </w:rPr>
        <w:t xml:space="preserve">A ratio or residual trait is, in effect, a fixed weighting of methane against its denominator or adjustment trait </w:t>
      </w:r>
      <w:r w:rsidR="00D638A3">
        <w:rPr>
          <w:highlight w:val="yellow"/>
        </w:rPr>
        <w:fldChar w:fldCharType="begin">
          <w:fldData xml:space="preserve">PEVuZE5vdGU+PENpdGU+PEF1dGhvcj5HdW5zZXR0PC9BdXRob3I+PFllYXI+MTk4NDwvWWVhcj48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</w:fldData>
        </w:fldChar>
      </w:r>
      <w:r w:rsidR="00D638A3">
        <w:rPr>
          <w:highlight w:val="yellow"/>
        </w:rPr>
        <w:instrText xml:space="preserve"> ADDIN EN.CITE </w:instrText>
      </w:r>
      <w:r w:rsidR="00D638A3">
        <w:rPr>
          <w:highlight w:val="yellow"/>
        </w:rPr>
        <w:fldChar w:fldCharType="begin">
          <w:fldData xml:space="preserve">PEVuZE5vdGU+PENpdGU+PEF1dGhvcj5HdW5zZXR0PC9BdXRob3I+PFllYXI+MTk4NDwvWWVhcj48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</w:fldData>
        </w:fldChar>
      </w:r>
      <w:r w:rsidR="00D638A3">
        <w:rPr>
          <w:highlight w:val="yellow"/>
        </w:rPr>
        <w:instrText xml:space="preserve"> ADDIN EN.CITE.DATA </w:instrText>
      </w:r>
      <w:r w:rsidR="00D638A3">
        <w:rPr>
          <w:highlight w:val="yellow"/>
        </w:rPr>
      </w:r>
      <w:r w:rsidR="00D638A3">
        <w:rPr>
          <w:highlight w:val="yellow"/>
        </w:rPr>
        <w:fldChar w:fldCharType="end"/>
      </w:r>
      <w:r w:rsidR="00D638A3">
        <w:rPr>
          <w:highlight w:val="yellow"/>
        </w:rPr>
      </w:r>
      <w:r w:rsidR="00D638A3">
        <w:rPr>
          <w:highlight w:val="yellow"/>
        </w:rPr>
        <w:fldChar w:fldCharType="separate"/>
      </w:r>
      <w:r w:rsidR="00D638A3">
        <w:rPr>
          <w:noProof/>
          <w:highlight w:val="yellow"/>
        </w:rPr>
        <w:t>[34, 46]</w:t>
      </w:r>
      <w:r w:rsidR="00D638A3">
        <w:rPr>
          <w:highlight w:val="yellow"/>
        </w:rPr>
        <w:fldChar w:fldCharType="end"/>
      </w:r>
      <w:r>
        <w:rPr>
          <w:highlight w:val="yellow"/>
        </w:rPr>
        <w:t>. It is therefore the weighting of methane, body size and CO₂ in the breeding goal, not the methane trait definition, that determines whether methane can be reduced without reducing size.</w:t>
      </w:r>
    </w:p>
    <w:p w14:paraId="320EAC30" w14:textId="202419A4" w:rsidR="003F1339" w:rsidRDefault="006319A3">
      <w:pPr>
        <w:jc w:val="both"/>
      </w:pPr>
      <w:r>
        <w:t xml:space="preserve">This agrees with the observation that direct multi-trait selection can match or outperform selection on a ratio </w:t>
      </w:r>
      <w:r w:rsidR="00D638A3">
        <w:fldChar w:fldCharType="begin">
          <w:fldData xml:space="preserve">PEVuZE5vdGU+PENpdGU+PEF1dGhvcj5aZXRvdW5pPC9BdXRob3I+PFllYXI+MjAxNzwvWWVhcj48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</w:fldData>
        </w:fldChar>
      </w:r>
      <w:r w:rsidR="00D638A3">
        <w:instrText xml:space="preserve"> ADDIN EN.CITE </w:instrText>
      </w:r>
      <w:r w:rsidR="00D638A3">
        <w:fldChar w:fldCharType="begin">
          <w:fldData xml:space="preserve">PEVuZE5vdGU+PENpdGU+PEF1dGhvcj5aZXRvdW5pPC9BdXRob3I+PFllYXI+MjAxNzwvWWVhcj48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</w:fldData>
        </w:fldChar>
      </w:r>
      <w:r w:rsidR="00D638A3">
        <w:instrText xml:space="preserve"> ADDIN EN.CITE.DATA </w:instrText>
      </w:r>
      <w:r w:rsidR="00D638A3">
        <w:fldChar w:fldCharType="end"/>
      </w:r>
      <w:r w:rsidR="00D638A3">
        <w:fldChar w:fldCharType="separate"/>
      </w:r>
      <w:r w:rsidR="00D638A3">
        <w:rPr>
          <w:noProof/>
        </w:rPr>
        <w:t>[56-58]</w:t>
      </w:r>
      <w:r w:rsidR="00D638A3">
        <w:fldChar w:fldCharType="end"/>
      </w:r>
      <w:r>
        <w:t xml:space="preserve">, and with the long-standing debate over ratio, residual and index selection for feed efficiency </w:t>
      </w:r>
      <w:r w:rsidR="00D638A3">
        <w:fldChar w:fldCharType="begin"/>
      </w:r>
      <w:r w:rsidR="00D638A3">
        <w:instrText xml:space="preserve"> ADDIN EN.CITE &lt;EndNote&gt;&lt;Cite&gt;&lt;Author&gt;Lin&lt;/Author&gt;&lt;Year&gt;1980&lt;/Year&gt;&lt;RecNum&gt;163&lt;/RecNum&gt;&lt;DisplayText&gt;[59, 60]&lt;/DisplayText&gt;&lt;record&gt;&lt;rec-number&gt;163&lt;/rec-number&gt;&lt;foreign-keys&gt;&lt;key app="EN" db-id="waxwzprpds5f9des5zdxa55jzsppx55fpw20" timestamp="1772013310"&gt;163&lt;/key&gt;&lt;/foreign-keys&gt;&lt;ref-type name="Journal Article"&gt;17&lt;/ref-type&gt;&lt;contributors&gt;&lt;authors&gt;&lt;author&gt;Lin, C. Y.&lt;/author&gt;&lt;/authors&gt;&lt;/contributors&gt;&lt;titles&gt;&lt;title&gt;Relative Efficiency of Selection Methods for Improvement of Feed Efficiency&lt;/title&gt;&lt;secondary-title&gt;Journal of Dairy Science&lt;/secondary-title&gt;&lt;/titles&gt;&lt;periodical&gt;&lt;full-title&gt;Journal of Dairy Science&lt;/full-title&gt;&lt;/periodical&gt;&lt;pages&gt;491-494&lt;/pages&gt;&lt;volume&gt;63&lt;/volume&gt;&lt;number&gt;3&lt;/number&gt;&lt;dates&gt;&lt;year&gt;1980&lt;/year&gt;&lt;pub-dates&gt;&lt;date&gt;1980/03/01/&lt;/date&gt;&lt;/pub-dates&gt;&lt;/dates&gt;&lt;isbn&gt;0022-0302&lt;/isbn&gt;&lt;urls&gt;&lt;related-urls&gt;&lt;url&gt;https://www.sciencedirect.com/science/article/pii/S0022030280829602&lt;/url&gt;&lt;/related-urls&gt;&lt;/urls&gt;&lt;electronic-resource-num&gt;https://doi.org/10.3168/jds.S0022-0302(80)82960-2&lt;/electronic-resource-num&gt;&lt;/record&gt;&lt;/Cite&gt;&lt;Cite&gt;&lt;Author&gt;Koch&lt;/Author&gt;&lt;Year&gt;1963&lt;/Year&gt;&lt;RecNum&gt;166&lt;/RecNum&gt;&lt;record&gt;&lt;rec-number&gt;166&lt;/rec-number&gt;&lt;foreign-keys&gt;&lt;key app="EN" db-id="waxwzprpds5f9des5zdxa55jzsppx55fpw20" timestamp="1772017815"&gt;166&lt;/key&gt;&lt;/foreign-keys&gt;&lt;ref-type name="Journal Article"&gt;17&lt;/ref-type&gt;&lt;contributors&gt;&lt;authors&gt;&lt;author&gt;Koch, Robert M.&lt;/author&gt;&lt;author&gt;Swiger, L. A.&lt;/author&gt;&lt;author&gt;Chambers, Doyle&lt;/author&gt;&lt;author&gt;Gregory, K. E.&lt;/author&gt;&lt;/authors&gt;&lt;/contributors&gt;&lt;titles&gt;&lt;title&gt;Efficiency of Feed Use in Beef Cattle&lt;/title&gt;&lt;secondary-title&gt;Journal of Animal Science&lt;/secondary-title&gt;&lt;/titles&gt;&lt;periodical&gt;&lt;full-title&gt;Journal of Animal Science&lt;/full-title&gt;&lt;/periodical&gt;&lt;pages&gt;486-494&lt;/pages&gt;&lt;volume&gt;22&lt;/volume&gt;&lt;number&gt;2&lt;/number&gt;&lt;dates&gt;&lt;year&gt;1963&lt;/year&gt;&lt;/dates&gt;&lt;isbn&gt;0021-8812&lt;/isbn&gt;&lt;urls&gt;&lt;related-urls&gt;&lt;url&gt;https://doi.org/10.2527/jas1963.222486x&lt;/url&gt;&lt;/related-urls&gt;&lt;/urls&gt;&lt;electronic-resource-num&gt;10.2527/jas1963.222486x&lt;/electronic-resource-num&gt;&lt;access-date&gt;2/25/2026&lt;/access-date&gt;&lt;/record&gt;&lt;/Cite&gt;&lt;/EndNote&gt;</w:instrText>
      </w:r>
      <w:r w:rsidR="00D638A3">
        <w:fldChar w:fldCharType="separate"/>
      </w:r>
      <w:r w:rsidR="00D638A3">
        <w:rPr>
          <w:noProof/>
        </w:rPr>
        <w:t>[59, 60]</w:t>
      </w:r>
      <w:r w:rsidR="00D638A3">
        <w:fldChar w:fldCharType="end"/>
      </w:r>
      <w:r>
        <w:t xml:space="preserve">. Within the region, the balance can be shifted towards slightly higher body size or intake, as proxied by CO₂, at the cost of a smaller methane reduction; the reference index, which holds both at zero response, is the neutral choice. </w:t>
      </w:r>
      <w:r>
        <w:rPr>
          <w:highlight w:val="yellow"/>
        </w:rPr>
        <w:t>The weights reported here depend on the genetic parameters and are specific to this population. They were also treated as constant across generations, although genetic parameters change under selection (</w:t>
      </w:r>
      <w:commentRangeStart w:id="58"/>
      <w:r>
        <w:rPr>
          <w:highlight w:val="yellow"/>
        </w:rPr>
        <w:t xml:space="preserve">Cuyabano et al. </w:t>
      </w:r>
      <w:r w:rsidR="00D638A3">
        <w:rPr>
          <w:highlight w:val="yellow"/>
        </w:rPr>
        <w:fldChar w:fldCharType="begin"/>
      </w:r>
      <w:r w:rsidR="00D638A3">
        <w:rPr>
          <w:highlight w:val="yellow"/>
        </w:rPr>
        <w:instrText xml:space="preserve"> ADDIN EN.CITE &lt;EndNote&gt;&lt;Cite&gt;&lt;Author&gt;Cuyabano&lt;/Author&gt;&lt;Year&gt;2025&lt;/Year&gt;&lt;RecNum&gt;274&lt;/RecNum&gt;&lt;DisplayText&gt;[61]&lt;/DisplayText&gt;&lt;record&gt;&lt;rec-number&gt;274&lt;/rec-number&gt;&lt;foreign-keys&gt;&lt;key app="EN" db-id="waxwzprpds5f9des5zdxa55jzsppx55fpw20" timestamp="1791219144"&gt;274&lt;/key&gt;&lt;/foreign-keys&gt;&lt;ref-type name="Journal Article"&gt;17&lt;/ref-type&gt;&lt;contributors&gt;&lt;authors&gt;&lt;author&gt;Cuyabano, Beatriz C.D.&lt;/author&gt;&lt;author&gt;Motta, Mariana R.&lt;/author&gt;&lt;author&gt;Vandenplas, Jeremie&lt;/author&gt;&lt;author&gt;Garcia, Nancy L.&lt;/author&gt;&lt;author&gt;Shokor, Fatima&lt;/author&gt;&lt;author&gt;Croiseau, Pascal&lt;/author&gt;&lt;author&gt;Boichard, Didier&lt;/author&gt;&lt;author&gt;Aguerre, Sophie&lt;/author&gt;&lt;author&gt;Mattalia, Sophie&lt;/author&gt;&lt;/authors&gt;&lt;/contributors&gt;&lt;titles&gt;&lt;title&gt;Trajectories of genetic correlations in populations under selection: from theory to a case-study&lt;/title&gt;&lt;secondary-title&gt;bioRxiv&lt;/secondary-title&gt;&lt;/titles&gt;&lt;periodical&gt;&lt;full-title&gt;bioRxiv&lt;/full-title&gt;&lt;/periodical&gt;&lt;dates&gt;&lt;year&gt;2025&lt;/year&gt;&lt;/dates&gt;&lt;urls&gt;&lt;related-urls&gt;&lt;url&gt;https://www.biorxiv.org/content/biorxiv/early/2025/03/15/2025.03.13.643026.full.pdf&lt;/url&gt;&lt;/related-urls&gt;&lt;/urls&gt;&lt;electronic-resource-num&gt;10.1101/2025.03.13.643026&lt;/electronic-resource-num&gt;&lt;/record&gt;&lt;/Cite&gt;&lt;/EndNote&gt;</w:instrText>
      </w:r>
      <w:r w:rsidR="00D638A3">
        <w:rPr>
          <w:highlight w:val="yellow"/>
        </w:rPr>
        <w:fldChar w:fldCharType="separate"/>
      </w:r>
      <w:r w:rsidR="00D638A3">
        <w:rPr>
          <w:noProof/>
          <w:highlight w:val="yellow"/>
        </w:rPr>
        <w:t>[61]</w:t>
      </w:r>
      <w:r w:rsidR="00D638A3">
        <w:rPr>
          <w:highlight w:val="yellow"/>
        </w:rPr>
        <w:fldChar w:fldCharType="end"/>
      </w:r>
      <w:r>
        <w:rPr>
          <w:highlight w:val="yellow"/>
        </w:rPr>
        <w:t xml:space="preserve">). </w:t>
      </w:r>
      <w:commentRangeEnd w:id="58"/>
      <w:r w:rsidR="006A7C41">
        <w:rPr>
          <w:rStyle w:val="CommentReference"/>
          <w:sz w:val="24"/>
          <w:szCs w:val="22"/>
          <w:highlight w:val="yellow"/>
        </w:rPr>
        <w:commentReference w:id="58"/>
      </w:r>
      <w:ins w:id="59" w:author="Noirin McHugh" w:date="2026-10-23T11:27:00Z" w16du:dateUtc="2026-10-23T10:27:00Z">
        <w:r w:rsidR="006A7C41">
          <w:rPr>
            <w:highlight w:val="yellow"/>
          </w:rPr>
          <w:t xml:space="preserve">In the present study </w:t>
        </w:r>
      </w:ins>
      <w:del w:id="60" w:author="Noirin McHugh" w:date="2026-10-23T11:28:00Z" w16du:dateUtc="2026-10-23T10:28:00Z">
        <w:r w:rsidDel="006A7C41">
          <w:rPr>
            <w:highlight w:val="yellow"/>
          </w:rPr>
          <w:delText>R</w:delText>
        </w:r>
      </w:del>
      <w:ins w:id="61" w:author="Noirin McHugh" w:date="2026-10-23T11:28:00Z" w16du:dateUtc="2026-10-23T10:28:00Z">
        <w:r w:rsidR="006A7C41">
          <w:rPr>
            <w:highlight w:val="yellow"/>
          </w:rPr>
          <w:t>r</w:t>
        </w:r>
      </w:ins>
      <w:r>
        <w:rPr>
          <w:highlight w:val="yellow"/>
        </w:rPr>
        <w:t xml:space="preserve">esponses </w:t>
      </w:r>
      <w:del w:id="62" w:author="Noirin McHugh" w:date="2026-10-23T11:28:00Z" w16du:dateUtc="2026-10-23T10:28:00Z">
        <w:r w:rsidDel="006A7C41">
          <w:rPr>
            <w:highlight w:val="yellow"/>
          </w:rPr>
          <w:delText xml:space="preserve">are </w:delText>
        </w:r>
      </w:del>
      <w:ins w:id="63" w:author="Noirin McHugh" w:date="2026-10-23T11:28:00Z" w16du:dateUtc="2026-10-23T10:28:00Z">
        <w:r w:rsidR="006A7C41">
          <w:rPr>
            <w:highlight w:val="yellow"/>
          </w:rPr>
          <w:t xml:space="preserve">were </w:t>
        </w:r>
      </w:ins>
      <w:r>
        <w:rPr>
          <w:highlight w:val="yellow"/>
        </w:rPr>
        <w:t>per generation at a fixed selection intensity, whereas realised selection intensity depends on the breeding programme, the recording of methane on only part of the population, and the use of genomic information, none of which were modelled.</w:t>
      </w:r>
    </w:p>
    <w:p w14:paraId="77F08819" w14:textId="57F5AAAB" w:rsidR="003F1339" w:rsidRDefault="006319A3">
      <w:pPr>
        <w:jc w:val="both"/>
      </w:pPr>
      <w:commentRangeStart w:id="64"/>
      <w:commentRangeStart w:id="65"/>
      <w:r>
        <w:rPr>
          <w:highlight w:val="yellow"/>
        </w:rPr>
        <w:t xml:space="preserve">The weights on MBW and CO₂ in the present index are not economic values but those required to reduce methane without changing MBW or CO₂, similar to a desired-gains approach </w:t>
      </w:r>
      <w:r w:rsidR="00D638A3">
        <w:rPr>
          <w:highlight w:val="yellow"/>
        </w:rPr>
        <w:fldChar w:fldCharType="begin"/>
      </w:r>
      <w:r w:rsidR="00D638A3">
        <w:rPr>
          <w:highlight w:val="yellow"/>
        </w:rPr>
        <w:instrText xml:space="preserve"> ADDIN EN.CITE &lt;EndNote&gt;&lt;Cite&gt;&lt;Author&gt;Pešek&lt;/Author&gt;&lt;Year&gt;1969&lt;/Year&gt;&lt;RecNum&gt;184&lt;/RecNum&gt;&lt;DisplayText&gt;[37]&lt;/DisplayText&gt;&lt;record&gt;&lt;rec-number&gt;184&lt;/rec-number&gt;&lt;foreign-keys&gt;&lt;key app="EN" db-id="waxwzprpds5f9des5zdxa55jzsppx55fpw20" timestamp="1777452571"&gt;184&lt;/key&gt;&lt;/foreign-keys&gt;&lt;ref-type name="Journal Article"&gt;17&lt;/ref-type&gt;&lt;contributors&gt;&lt;authors&gt;&lt;author&gt;J. Pešek&lt;/author&gt;&lt;author&gt;R. J. Baker&lt;/author&gt;&lt;/authors&gt;&lt;/contributors&gt;&lt;titles&gt;&lt;title&gt;DESIRED IMPROVEMENT IN RELATION TO SELECTION INDICES&lt;/title&gt;&lt;secondary-title&gt;Canadian Journal of Plant Science&lt;/secondary-title&gt;&lt;/titles&gt;&lt;periodical&gt;&lt;full-title&gt;Canadian Journal of Plant Science&lt;/full-title&gt;&lt;/periodical&gt;&lt;pages&gt;803-804&lt;/pages&gt;&lt;volume&gt;49&lt;/volume&gt;&lt;number&gt;6&lt;/number&gt;&lt;dates&gt;&lt;year&gt;1969&lt;/year&gt;&lt;/dates&gt;&lt;urls&gt;&lt;related-urls&gt;&lt;url&gt;https://cdnsciencepub.com/doi/abs/10.4141/cjps69-137&lt;/url&gt;&lt;/related-urls&gt;&lt;/urls&gt;&lt;electronic-resource-num&gt;10.4141/cjps69-137&lt;/electronic-resource-num&gt;&lt;/record&gt;&lt;/Cite&gt;&lt;/EndNote&gt;</w:instrText>
      </w:r>
      <w:r w:rsidR="00D638A3">
        <w:rPr>
          <w:highlight w:val="yellow"/>
        </w:rPr>
        <w:fldChar w:fldCharType="separate"/>
      </w:r>
      <w:r w:rsidR="00D638A3">
        <w:rPr>
          <w:noProof/>
          <w:highlight w:val="yellow"/>
        </w:rPr>
        <w:t>[37]</w:t>
      </w:r>
      <w:r w:rsidR="00D638A3">
        <w:rPr>
          <w:highlight w:val="yellow"/>
        </w:rPr>
        <w:fldChar w:fldCharType="end"/>
      </w:r>
      <w:r>
        <w:rPr>
          <w:highlight w:val="yellow"/>
        </w:rPr>
        <w:t xml:space="preserve">. </w:t>
      </w:r>
      <w:r>
        <w:rPr>
          <w:highlight w:val="yellow"/>
        </w:rPr>
        <w:lastRenderedPageBreak/>
        <w:t xml:space="preserve">An economic breeding goal would instead weight each trait, including methane, by its economic value </w:t>
      </w:r>
      <w:r w:rsidR="00D638A3">
        <w:rPr>
          <w:highlight w:val="yellow"/>
        </w:rPr>
        <w:fldChar w:fldCharType="begin">
          <w:fldData xml:space="preserve">PEVuZE5vdGU+PENpdGU+PEF1dGhvcj5SaWNoYXJkc29uPC9BdXRob3I+PFllYXI+MjAyMjwvWWVh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</w:fldData>
        </w:fldChar>
      </w:r>
      <w:r w:rsidR="00D638A3">
        <w:rPr>
          <w:highlight w:val="yellow"/>
        </w:rPr>
        <w:instrText xml:space="preserve"> ADDIN EN.CITE </w:instrText>
      </w:r>
      <w:r w:rsidR="00D638A3">
        <w:rPr>
          <w:highlight w:val="yellow"/>
        </w:rPr>
        <w:fldChar w:fldCharType="begin">
          <w:fldData xml:space="preserve">PEVuZE5vdGU+PENpdGU+PEF1dGhvcj5SaWNoYXJkc29uPC9BdXRob3I+PFllYXI+MjAyMjwvWWVh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</w:fldData>
        </w:fldChar>
      </w:r>
      <w:r w:rsidR="00D638A3">
        <w:rPr>
          <w:highlight w:val="yellow"/>
        </w:rPr>
        <w:instrText xml:space="preserve"> ADDIN EN.CITE.DATA </w:instrText>
      </w:r>
      <w:r w:rsidR="00D638A3">
        <w:rPr>
          <w:highlight w:val="yellow"/>
        </w:rPr>
      </w:r>
      <w:r w:rsidR="00D638A3">
        <w:rPr>
          <w:highlight w:val="yellow"/>
        </w:rPr>
        <w:fldChar w:fldCharType="end"/>
      </w:r>
      <w:r w:rsidR="00D638A3">
        <w:rPr>
          <w:highlight w:val="yellow"/>
        </w:rPr>
      </w:r>
      <w:r w:rsidR="00D638A3">
        <w:rPr>
          <w:highlight w:val="yellow"/>
        </w:rPr>
        <w:fldChar w:fldCharType="separate"/>
      </w:r>
      <w:r w:rsidR="00D638A3">
        <w:rPr>
          <w:noProof/>
          <w:highlight w:val="yellow"/>
        </w:rPr>
        <w:t>[62-64]</w:t>
      </w:r>
      <w:r w:rsidR="00D638A3">
        <w:rPr>
          <w:highlight w:val="yellow"/>
        </w:rPr>
        <w:fldChar w:fldCharType="end"/>
      </w:r>
      <w:r>
        <w:rPr>
          <w:highlight w:val="yellow"/>
        </w:rPr>
        <w:t xml:space="preserve">, but the same principles apply. </w:t>
      </w:r>
      <w:commentRangeStart w:id="66"/>
      <w:r>
        <w:rPr>
          <w:highlight w:val="yellow"/>
        </w:rPr>
        <w:t xml:space="preserve">Feed intake is rarely recorded at scale in grazing sheep, so data sufficient to include it directly in a selection index are unlikely to become available, and proxies such as CO₂ are likely to remain necessary. </w:t>
      </w:r>
      <w:commentRangeEnd w:id="66"/>
      <w:r w:rsidR="006A7C41">
        <w:rPr>
          <w:rStyle w:val="CommentReference"/>
          <w:sz w:val="24"/>
          <w:szCs w:val="22"/>
          <w:highlight w:val="yellow"/>
        </w:rPr>
        <w:commentReference w:id="66"/>
      </w:r>
      <w:r>
        <w:rPr>
          <w:highlight w:val="yellow"/>
        </w:rPr>
        <w:t>Economic values on an alternative methane trait are therefore subject to the same constraints identified in this analysis: the trait already carries implicit weights on its component traits (here MBW and CO₂), which must be accounted for when those traits are weighted, and the correlated responses of the index should be checked against the attainable responses (Figure 1) to avoid an unintended cost to production.</w:t>
      </w:r>
      <w:commentRangeEnd w:id="64"/>
      <w:r w:rsidR="00C134E9">
        <w:rPr>
          <w:rStyle w:val="CommentReference"/>
          <w:sz w:val="24"/>
          <w:szCs w:val="22"/>
        </w:rPr>
        <w:commentReference w:id="64"/>
      </w:r>
      <w:commentRangeEnd w:id="65"/>
      <w:r w:rsidR="006A7C41">
        <w:rPr>
          <w:rStyle w:val="CommentReference"/>
          <w:sz w:val="24"/>
          <w:szCs w:val="22"/>
        </w:rPr>
        <w:commentReference w:id="65"/>
      </w:r>
    </w:p>
    <w:p w14:paraId="61A21F0A" w14:textId="77777777" w:rsidR="003F1339" w:rsidRDefault="006319A3">
      <w:r>
        <w:rPr>
          <w:b/>
          <w:sz w:val="36"/>
        </w:rPr>
        <w:t>Conclusions</w:t>
      </w:r>
    </w:p>
    <w:p w14:paraId="238DBB7F" w14:textId="77777777" w:rsidR="003F1339" w:rsidRDefault="006319A3">
      <w:pPr>
        <w:jc w:val="both"/>
      </w:pPr>
      <w:r>
        <w:t>This study estimated genetic parameters for nine alternative methane trait definitions in a large, pasture-based sheep population, and shows that these definitions differ meaningfully in their genetic parameters and in their genetic relationships with body size and growth. All definitions were heritable, with estimates ranging from low to moderate (h² = 0.12–0.46). Ratio and residual methane traits remained strongly genetically correlated with absolute daily methane, showing that they share much of the same underlying genetic variation rather than representing a genetically distinct trait. Daily methane itself was strongly and positively genetically correlated with body size and growth, and scaling or residualising methane redistributed this genetic association rather than removing it. When a methane trait is used on its own, the choice of definition therefore determines the direction and magnitude of the genetic relationship between methane and production.</w:t>
      </w:r>
    </w:p>
    <w:p w14:paraId="0F5EAA17" w14:textId="2006DA0A" w:rsidR="003F1339" w:rsidRDefault="006319A3">
      <w:pPr>
        <w:jc w:val="both"/>
      </w:pPr>
      <w:r>
        <w:t>The selection index analysis shows, however, that this choice matters far less than how methane is weighted against body size and CO₂</w:t>
      </w:r>
      <w:r w:rsidR="0019445D">
        <w:t xml:space="preserve"> or indeed any other </w:t>
      </w:r>
      <w:r w:rsidR="00BA54CC">
        <w:t>trait of importance</w:t>
      </w:r>
      <w:r>
        <w:t xml:space="preserve">. In an index of methane, metabolic body weight and CO₂, once appropriate weights on body size and CO₂ were included, every trait, whether absolute, ratio or residual, reached the same favourable response </w:t>
      </w:r>
      <w:r>
        <w:lastRenderedPageBreak/>
        <w:t xml:space="preserve">and the same index. The weighting of methane, body size and CO₂ in the breeding goal, not the methane trait definition, therefore determines whether methane can be reduced without </w:t>
      </w:r>
      <w:r w:rsidR="00BA54CC">
        <w:t>constraining performance</w:t>
      </w:r>
      <w:r>
        <w:t xml:space="preserve">. In practice these weights would come from economic values, and the same framework identifies the minimum value that must be placed on methane, relative to </w:t>
      </w:r>
      <w:r w:rsidR="000D16BD">
        <w:t>production traits</w:t>
      </w:r>
      <w:r>
        <w:t>, for an economic index to achieve this.</w:t>
      </w:r>
    </w:p>
    <w:p w14:paraId="3DAFFB9D" w14:textId="77777777" w:rsidR="003F1339" w:rsidRDefault="006319A3">
      <w:pPr>
        <w:pStyle w:val="Subheadings"/>
        <w:jc w:val="both"/>
      </w:pPr>
      <w:r>
        <w:rPr>
          <w:b w:val="0"/>
        </w:rPr>
        <w:t>Declarations</w:t>
      </w:r>
    </w:p>
    <w:p w14:paraId="235485E9" w14:textId="77777777" w:rsidR="003F1339" w:rsidRDefault="006319A3">
      <w:pPr>
        <w:pStyle w:val="Subheadings"/>
        <w:jc w:val="both"/>
      </w:pPr>
      <w:r>
        <w:rPr>
          <w:b w:val="0"/>
        </w:rPr>
        <w:t>Ethics approval and consent to participate</w:t>
      </w:r>
    </w:p>
    <w:p w14:paraId="7CA2073E" w14:textId="77777777" w:rsidR="003F1339" w:rsidRDefault="006319A3">
      <w:pPr>
        <w:jc w:val="both"/>
      </w:pPr>
      <w:r>
        <w:t>Data were generated on growing animals and ewes from 132 Irish sheep flocks. Data collection was approved by the Teagasc Animal Ethics Committee (TAEC2020-252; TAEC2020-258; TAEC0323-374) and the Health Protection Regulatory Authority (AE19132/P112; AE19132/P114; AE19132/P181).</w:t>
      </w:r>
    </w:p>
    <w:p w14:paraId="6EFCE04A" w14:textId="77777777" w:rsidR="003F1339" w:rsidRDefault="006319A3">
      <w:pPr>
        <w:pStyle w:val="Subheadings"/>
        <w:jc w:val="both"/>
      </w:pPr>
      <w:r>
        <w:rPr>
          <w:b w:val="0"/>
        </w:rPr>
        <w:t>Consent for publication</w:t>
      </w:r>
    </w:p>
    <w:p w14:paraId="76356001" w14:textId="77777777" w:rsidR="003F1339" w:rsidRDefault="006319A3">
      <w:pPr>
        <w:jc w:val="both"/>
      </w:pPr>
      <w:r>
        <w:t>Not applicable.</w:t>
      </w:r>
    </w:p>
    <w:p w14:paraId="78B10091" w14:textId="77777777" w:rsidR="003F1339" w:rsidRDefault="006319A3">
      <w:pPr>
        <w:pStyle w:val="Subheadings"/>
        <w:jc w:val="both"/>
      </w:pPr>
      <w:r>
        <w:rPr>
          <w:b w:val="0"/>
        </w:rPr>
        <w:t>Availability of data and materials</w:t>
      </w:r>
    </w:p>
    <w:p w14:paraId="396FC4C5" w14:textId="77777777" w:rsidR="003F1339" w:rsidRDefault="006319A3">
      <w:pPr>
        <w:jc w:val="both"/>
      </w:pPr>
      <w:r>
        <w:t>The datasets analysed in the current study are not publicly available as they contain commercially sensitive information collected from farmers and private enterprises. Supplementary materials, including full variance components and complete correlation matrices, are available via Zenodo [DOI to be added upon acceptance].</w:t>
      </w:r>
    </w:p>
    <w:p w14:paraId="0FDC8A6B" w14:textId="77777777" w:rsidR="003F1339" w:rsidRDefault="006319A3">
      <w:pPr>
        <w:pStyle w:val="Subheadings"/>
        <w:jc w:val="both"/>
      </w:pPr>
      <w:r>
        <w:rPr>
          <w:b w:val="0"/>
        </w:rPr>
        <w:t>Competing interests</w:t>
      </w:r>
    </w:p>
    <w:p w14:paraId="1AB6DDFA" w14:textId="77777777" w:rsidR="003F1339" w:rsidRDefault="006319A3">
      <w:pPr>
        <w:jc w:val="both"/>
      </w:pPr>
      <w:r>
        <w:t>The authors declare that they have no competing interests.</w:t>
      </w:r>
    </w:p>
    <w:p w14:paraId="746E6EA6" w14:textId="77777777" w:rsidR="003F1339" w:rsidRDefault="006319A3">
      <w:pPr>
        <w:pStyle w:val="Subheadings"/>
        <w:jc w:val="both"/>
      </w:pPr>
      <w:r>
        <w:rPr>
          <w:b w:val="0"/>
        </w:rPr>
        <w:t>Funding</w:t>
      </w:r>
    </w:p>
    <w:p w14:paraId="4B97C44D" w14:textId="77777777" w:rsidR="003F1339" w:rsidRDefault="006319A3">
      <w:pPr>
        <w:jc w:val="both"/>
      </w:pPr>
      <w:r>
        <w:t>Funding from the Irish Department of Agriculture, Food, and Marine MethanePredict (2022IRLNZ121), SustainSheep (2023GEH253), and Science Foundation Ireland under the Grant 21/FFP-A/9148 (OviSeq) projects is gratefully acknowledged.</w:t>
      </w:r>
    </w:p>
    <w:p w14:paraId="18528A54" w14:textId="77777777" w:rsidR="003F1339" w:rsidRDefault="006319A3">
      <w:pPr>
        <w:pStyle w:val="Subheadings"/>
        <w:jc w:val="both"/>
      </w:pPr>
      <w:r>
        <w:rPr>
          <w:b w:val="0"/>
        </w:rPr>
        <w:lastRenderedPageBreak/>
        <w:t>Authors' contributions</w:t>
      </w:r>
    </w:p>
    <w:p w14:paraId="31916F84" w14:textId="77777777" w:rsidR="003F1339" w:rsidRDefault="006319A3">
      <w:pPr>
        <w:pStyle w:val="Subheadings"/>
        <w:jc w:val="both"/>
      </w:pPr>
      <w:r>
        <w:rPr>
          <w:b w:val="0"/>
        </w:rPr>
        <w:t>Acknowledgements</w:t>
      </w:r>
    </w:p>
    <w:p w14:paraId="336FDADE" w14:textId="77777777" w:rsidR="003F1339" w:rsidRDefault="006319A3">
      <w:pPr>
        <w:jc w:val="both"/>
      </w:pPr>
      <w:r>
        <w:t>The authors gratefully acknowledge the participating farmers and industry partners.</w:t>
      </w:r>
    </w:p>
    <w:p w14:paraId="652C4E2A" w14:textId="77777777" w:rsidR="003F1339" w:rsidRDefault="006319A3">
      <w:r>
        <w:rPr>
          <w:b/>
          <w:sz w:val="36"/>
        </w:rPr>
        <w:t>Supplementary Material</w:t>
      </w:r>
    </w:p>
    <w:p w14:paraId="6FBF8117" w14:textId="77777777" w:rsidR="003F1339" w:rsidRDefault="006319A3">
      <w:pPr>
        <w:jc w:val="both"/>
      </w:pPr>
      <w:r>
        <w:rPr>
          <w:b/>
        </w:rPr>
        <w:t>S1.</w:t>
      </w:r>
      <w:r>
        <w:t xml:space="preserve"> Fixed-effect significance, pedigree completeness and connectedness.</w:t>
      </w:r>
    </w:p>
    <w:p w14:paraId="20C83569" w14:textId="77777777" w:rsidR="003F1339" w:rsidRDefault="006319A3">
      <w:pPr>
        <w:jc w:val="both"/>
      </w:pPr>
      <w:r>
        <w:rPr>
          <w:b/>
          <w:highlight w:val="yellow"/>
        </w:rPr>
        <w:t>Table S1</w:t>
      </w:r>
      <w:r>
        <w:rPr>
          <w:highlight w:val="yellow"/>
        </w:rPr>
        <w:t>a</w:t>
      </w:r>
      <w:r>
        <w:rPr>
          <w:b/>
          <w:highlight w:val="yellow"/>
        </w:rPr>
        <w:t>.</w:t>
      </w:r>
      <w:r>
        <w:rPr>
          <w:highlight w:val="yellow"/>
        </w:rPr>
        <w:t xml:space="preserve"> Significance of fixed effects (Wald F-tests) in the univariate models of the component traits.</w:t>
      </w:r>
    </w:p>
    <w:tbl>
      <w:tblPr>
        <w:tblStyle w:val="PlainTable2"/>
        <w:tblW w:w="0" w:type="auto"/>
        <w:tblLook w:val="04A0" w:firstRow="1" w:lastRow="0" w:firstColumn="1" w:lastColumn="0" w:noHBand="0" w:noVBand="1"/>
      </w:tblPr>
      <w:tblGrid>
        <w:gridCol w:w="1128"/>
        <w:gridCol w:w="1128"/>
        <w:gridCol w:w="1128"/>
        <w:gridCol w:w="1128"/>
        <w:gridCol w:w="1128"/>
        <w:gridCol w:w="1128"/>
        <w:gridCol w:w="1128"/>
        <w:gridCol w:w="1128"/>
      </w:tblGrid>
      <w:tr w:rsidR="003F1339" w14:paraId="5AA31F2D" w14:textId="77777777" w:rsidTr="003F13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8" w:type="dxa"/>
          </w:tcPr>
          <w:p w14:paraId="3BB5BFE8" w14:textId="77777777" w:rsidR="003F1339" w:rsidRDefault="006319A3">
            <w:pPr>
              <w:jc w:val="both"/>
            </w:pPr>
            <w:r>
              <w:rPr>
                <w:b w:val="0"/>
                <w:sz w:val="19"/>
              </w:rPr>
              <w:t>Fixed effect</w:t>
            </w:r>
          </w:p>
        </w:tc>
        <w:tc>
          <w:tcPr>
            <w:tcW w:w="1128" w:type="dxa"/>
          </w:tcPr>
          <w:p w14:paraId="468FFB0D" w14:textId="77777777" w:rsidR="003F1339" w:rsidRDefault="006319A3">
            <w:pPr>
              <w:jc w:val="both"/>
              <w:cnfStyle w:val="100000000000" w:firstRow="1" w:lastRow="0" w:firstColumn="0" w:lastColumn="0" w:oddVBand="0" w:evenVBand="0" w:oddHBand="0" w:evenHBand="0" w:firstRowFirstColumn="0" w:firstRowLastColumn="0" w:lastRowFirstColumn="0" w:lastRowLastColumn="0"/>
            </w:pPr>
            <w:r>
              <w:rPr>
                <w:b w:val="0"/>
                <w:sz w:val="19"/>
              </w:rPr>
              <w:t>CH₄</w:t>
            </w:r>
          </w:p>
        </w:tc>
        <w:tc>
          <w:tcPr>
            <w:tcW w:w="1128" w:type="dxa"/>
          </w:tcPr>
          <w:p w14:paraId="1C9EFE69" w14:textId="77777777" w:rsidR="003F1339" w:rsidRDefault="006319A3">
            <w:pPr>
              <w:jc w:val="center"/>
              <w:cnfStyle w:val="100000000000" w:firstRow="1" w:lastRow="0" w:firstColumn="0" w:lastColumn="0" w:oddVBand="0" w:evenVBand="0" w:oddHBand="0" w:evenHBand="0" w:firstRowFirstColumn="0" w:firstRowLastColumn="0" w:lastRowFirstColumn="0" w:lastRowLastColumn="0"/>
            </w:pPr>
            <w:r>
              <w:rPr>
                <w:b w:val="0"/>
                <w:sz w:val="19"/>
              </w:rPr>
              <w:t>CO₂</w:t>
            </w:r>
          </w:p>
        </w:tc>
        <w:tc>
          <w:tcPr>
            <w:tcW w:w="1128" w:type="dxa"/>
          </w:tcPr>
          <w:p w14:paraId="1A92D013" w14:textId="77777777" w:rsidR="003F1339" w:rsidRDefault="006319A3">
            <w:pPr>
              <w:jc w:val="center"/>
              <w:cnfStyle w:val="100000000000" w:firstRow="1" w:lastRow="0" w:firstColumn="0" w:lastColumn="0" w:oddVBand="0" w:evenVBand="0" w:oddHBand="0" w:evenHBand="0" w:firstRowFirstColumn="0" w:firstRowLastColumn="0" w:lastRowFirstColumn="0" w:lastRowLastColumn="0"/>
            </w:pPr>
            <w:r>
              <w:rPr>
                <w:b w:val="0"/>
                <w:sz w:val="19"/>
              </w:rPr>
              <w:t>MBW</w:t>
            </w:r>
          </w:p>
        </w:tc>
        <w:tc>
          <w:tcPr>
            <w:tcW w:w="1128" w:type="dxa"/>
          </w:tcPr>
          <w:p w14:paraId="0D4518C9" w14:textId="77777777" w:rsidR="003F1339" w:rsidRDefault="006319A3">
            <w:pPr>
              <w:jc w:val="center"/>
              <w:cnfStyle w:val="100000000000" w:firstRow="1" w:lastRow="0" w:firstColumn="0" w:lastColumn="0" w:oddVBand="0" w:evenVBand="0" w:oddHBand="0" w:evenHBand="0" w:firstRowFirstColumn="0" w:firstRowLastColumn="0" w:lastRowFirstColumn="0" w:lastRowLastColumn="0"/>
            </w:pPr>
            <w:r>
              <w:rPr>
                <w:b w:val="0"/>
                <w:sz w:val="19"/>
              </w:rPr>
              <w:t>ADG</w:t>
            </w:r>
          </w:p>
        </w:tc>
        <w:tc>
          <w:tcPr>
            <w:tcW w:w="1128" w:type="dxa"/>
          </w:tcPr>
          <w:p w14:paraId="2ED48D1E" w14:textId="77777777" w:rsidR="003F1339" w:rsidRDefault="006319A3">
            <w:pPr>
              <w:jc w:val="center"/>
              <w:cnfStyle w:val="100000000000" w:firstRow="1" w:lastRow="0" w:firstColumn="0" w:lastColumn="0" w:oddVBand="0" w:evenVBand="0" w:oddHBand="0" w:evenHBand="0" w:firstRowFirstColumn="0" w:firstRowLastColumn="0" w:lastRowFirstColumn="0" w:lastRowLastColumn="0"/>
            </w:pPr>
            <w:r>
              <w:rPr>
                <w:b w:val="0"/>
                <w:sz w:val="19"/>
              </w:rPr>
              <w:t>Muscle mass</w:t>
            </w:r>
          </w:p>
        </w:tc>
        <w:tc>
          <w:tcPr>
            <w:tcW w:w="1128" w:type="dxa"/>
          </w:tcPr>
          <w:p w14:paraId="2B369749" w14:textId="77777777" w:rsidR="003F1339" w:rsidRDefault="006319A3">
            <w:pPr>
              <w:jc w:val="center"/>
              <w:cnfStyle w:val="100000000000" w:firstRow="1" w:lastRow="0" w:firstColumn="0" w:lastColumn="0" w:oddVBand="0" w:evenVBand="0" w:oddHBand="0" w:evenHBand="0" w:firstRowFirstColumn="0" w:firstRowLastColumn="0" w:lastRowFirstColumn="0" w:lastRowLastColumn="0"/>
            </w:pPr>
            <w:r>
              <w:rPr>
                <w:b w:val="0"/>
                <w:sz w:val="19"/>
              </w:rPr>
              <w:t>Rumen volume</w:t>
            </w:r>
          </w:p>
        </w:tc>
        <w:tc>
          <w:tcPr>
            <w:tcW w:w="1128" w:type="dxa"/>
          </w:tcPr>
          <w:p w14:paraId="685687C2" w14:textId="77777777" w:rsidR="003F1339" w:rsidRDefault="006319A3">
            <w:pPr>
              <w:jc w:val="center"/>
              <w:cnfStyle w:val="100000000000" w:firstRow="1" w:lastRow="0" w:firstColumn="0" w:lastColumn="0" w:oddVBand="0" w:evenVBand="0" w:oddHBand="0" w:evenHBand="0" w:firstRowFirstColumn="0" w:firstRowLastColumn="0" w:lastRowFirstColumn="0" w:lastRowLastColumn="0"/>
            </w:pPr>
            <w:r>
              <w:rPr>
                <w:b w:val="0"/>
                <w:sz w:val="19"/>
              </w:rPr>
              <w:t>Live weight</w:t>
            </w:r>
          </w:p>
        </w:tc>
      </w:tr>
      <w:tr w:rsidR="003F1339" w14:paraId="6429F383" w14:textId="77777777" w:rsidTr="003F1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8" w:type="dxa"/>
          </w:tcPr>
          <w:p w14:paraId="3EEFEB4C" w14:textId="77777777" w:rsidR="003F1339" w:rsidRDefault="006319A3">
            <w:pPr>
              <w:jc w:val="both"/>
            </w:pPr>
            <w:r>
              <w:rPr>
                <w:b w:val="0"/>
                <w:sz w:val="19"/>
              </w:rPr>
              <w:t>sex</w:t>
            </w:r>
          </w:p>
        </w:tc>
        <w:tc>
          <w:tcPr>
            <w:tcW w:w="1128" w:type="dxa"/>
          </w:tcPr>
          <w:p w14:paraId="1522964F" w14:textId="77777777" w:rsidR="003F1339" w:rsidRDefault="006319A3">
            <w:pPr>
              <w:jc w:val="both"/>
              <w:cnfStyle w:val="000000100000" w:firstRow="0" w:lastRow="0" w:firstColumn="0" w:lastColumn="0" w:oddVBand="0" w:evenVBand="0" w:oddHBand="1" w:evenHBand="0" w:firstRowFirstColumn="0" w:firstRowLastColumn="0" w:lastRowFirstColumn="0" w:lastRowLastColumn="0"/>
            </w:pPr>
            <w:r>
              <w:rPr>
                <w:sz w:val="19"/>
              </w:rPr>
              <w:t>ns</w:t>
            </w:r>
          </w:p>
        </w:tc>
        <w:tc>
          <w:tcPr>
            <w:tcW w:w="1128" w:type="dxa"/>
          </w:tcPr>
          <w:p w14:paraId="6AED040D"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ns</w:t>
            </w:r>
          </w:p>
        </w:tc>
        <w:tc>
          <w:tcPr>
            <w:tcW w:w="1128" w:type="dxa"/>
          </w:tcPr>
          <w:p w14:paraId="21C15F22"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w:t>
            </w:r>
          </w:p>
        </w:tc>
        <w:tc>
          <w:tcPr>
            <w:tcW w:w="1128" w:type="dxa"/>
          </w:tcPr>
          <w:p w14:paraId="126B714C"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w:t>
            </w:r>
          </w:p>
        </w:tc>
        <w:tc>
          <w:tcPr>
            <w:tcW w:w="1128" w:type="dxa"/>
          </w:tcPr>
          <w:p w14:paraId="3EE63133"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w:t>
            </w:r>
          </w:p>
        </w:tc>
        <w:tc>
          <w:tcPr>
            <w:tcW w:w="1128" w:type="dxa"/>
          </w:tcPr>
          <w:p w14:paraId="1FFA3B09"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w:t>
            </w:r>
          </w:p>
        </w:tc>
        <w:tc>
          <w:tcPr>
            <w:tcW w:w="1128" w:type="dxa"/>
          </w:tcPr>
          <w:p w14:paraId="5DB78303"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w:t>
            </w:r>
          </w:p>
        </w:tc>
      </w:tr>
      <w:tr w:rsidR="003F1339" w14:paraId="543812C5" w14:textId="77777777" w:rsidTr="003F1339">
        <w:tc>
          <w:tcPr>
            <w:cnfStyle w:val="001000000000" w:firstRow="0" w:lastRow="0" w:firstColumn="1" w:lastColumn="0" w:oddVBand="0" w:evenVBand="0" w:oddHBand="0" w:evenHBand="0" w:firstRowFirstColumn="0" w:firstRowLastColumn="0" w:lastRowFirstColumn="0" w:lastRowLastColumn="0"/>
            <w:tcW w:w="1128" w:type="dxa"/>
          </w:tcPr>
          <w:p w14:paraId="386FD83C" w14:textId="77777777" w:rsidR="003F1339" w:rsidRDefault="006319A3">
            <w:pPr>
              <w:jc w:val="both"/>
            </w:pPr>
            <w:r>
              <w:rPr>
                <w:b w:val="0"/>
                <w:sz w:val="19"/>
              </w:rPr>
              <w:t>BR</w:t>
            </w:r>
          </w:p>
        </w:tc>
        <w:tc>
          <w:tcPr>
            <w:tcW w:w="1128" w:type="dxa"/>
          </w:tcPr>
          <w:p w14:paraId="35C74200" w14:textId="77777777" w:rsidR="003F1339" w:rsidRDefault="006319A3">
            <w:pPr>
              <w:jc w:val="both"/>
              <w:cnfStyle w:val="000000000000" w:firstRow="0" w:lastRow="0" w:firstColumn="0" w:lastColumn="0" w:oddVBand="0" w:evenVBand="0" w:oddHBand="0" w:evenHBand="0" w:firstRowFirstColumn="0" w:firstRowLastColumn="0" w:lastRowFirstColumn="0" w:lastRowLastColumn="0"/>
            </w:pPr>
            <w:r>
              <w:rPr>
                <w:sz w:val="19"/>
              </w:rPr>
              <w:t>ns</w:t>
            </w:r>
          </w:p>
        </w:tc>
        <w:tc>
          <w:tcPr>
            <w:tcW w:w="1128" w:type="dxa"/>
          </w:tcPr>
          <w:p w14:paraId="383BC96D"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ns</w:t>
            </w:r>
          </w:p>
        </w:tc>
        <w:tc>
          <w:tcPr>
            <w:tcW w:w="1128" w:type="dxa"/>
          </w:tcPr>
          <w:p w14:paraId="68AB22C0"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ns</w:t>
            </w:r>
          </w:p>
        </w:tc>
        <w:tc>
          <w:tcPr>
            <w:tcW w:w="1128" w:type="dxa"/>
          </w:tcPr>
          <w:p w14:paraId="08611CE2"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ns</w:t>
            </w:r>
          </w:p>
        </w:tc>
        <w:tc>
          <w:tcPr>
            <w:tcW w:w="1128" w:type="dxa"/>
          </w:tcPr>
          <w:p w14:paraId="109DCA9E"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w:t>
            </w:r>
          </w:p>
        </w:tc>
        <w:tc>
          <w:tcPr>
            <w:tcW w:w="1128" w:type="dxa"/>
          </w:tcPr>
          <w:p w14:paraId="1072D1F0"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w:t>
            </w:r>
          </w:p>
        </w:tc>
        <w:tc>
          <w:tcPr>
            <w:tcW w:w="1128" w:type="dxa"/>
          </w:tcPr>
          <w:p w14:paraId="1FECA30E"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ns</w:t>
            </w:r>
          </w:p>
        </w:tc>
      </w:tr>
      <w:tr w:rsidR="003F1339" w14:paraId="6210B67F" w14:textId="77777777" w:rsidTr="003F1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8" w:type="dxa"/>
          </w:tcPr>
          <w:p w14:paraId="063502BC" w14:textId="77777777" w:rsidR="003F1339" w:rsidRDefault="006319A3">
            <w:pPr>
              <w:jc w:val="both"/>
            </w:pPr>
            <w:r>
              <w:rPr>
                <w:b w:val="0"/>
                <w:sz w:val="19"/>
              </w:rPr>
              <w:t>CL</w:t>
            </w:r>
          </w:p>
        </w:tc>
        <w:tc>
          <w:tcPr>
            <w:tcW w:w="1128" w:type="dxa"/>
          </w:tcPr>
          <w:p w14:paraId="3AB6A0BE" w14:textId="77777777" w:rsidR="003F1339" w:rsidRDefault="006319A3">
            <w:pPr>
              <w:jc w:val="both"/>
              <w:cnfStyle w:val="000000100000" w:firstRow="0" w:lastRow="0" w:firstColumn="0" w:lastColumn="0" w:oddVBand="0" w:evenVBand="0" w:oddHBand="1" w:evenHBand="0" w:firstRowFirstColumn="0" w:firstRowLastColumn="0" w:lastRowFirstColumn="0" w:lastRowLastColumn="0"/>
            </w:pPr>
            <w:r>
              <w:rPr>
                <w:sz w:val="19"/>
              </w:rPr>
              <w:t>***</w:t>
            </w:r>
          </w:p>
        </w:tc>
        <w:tc>
          <w:tcPr>
            <w:tcW w:w="1128" w:type="dxa"/>
          </w:tcPr>
          <w:p w14:paraId="0B416694"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ns</w:t>
            </w:r>
          </w:p>
        </w:tc>
        <w:tc>
          <w:tcPr>
            <w:tcW w:w="1128" w:type="dxa"/>
          </w:tcPr>
          <w:p w14:paraId="6708EF2A"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w:t>
            </w:r>
          </w:p>
        </w:tc>
        <w:tc>
          <w:tcPr>
            <w:tcW w:w="1128" w:type="dxa"/>
          </w:tcPr>
          <w:p w14:paraId="5CCC0F53"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w:t>
            </w:r>
          </w:p>
        </w:tc>
        <w:tc>
          <w:tcPr>
            <w:tcW w:w="1128" w:type="dxa"/>
          </w:tcPr>
          <w:p w14:paraId="1B74C0AA"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w:t>
            </w:r>
          </w:p>
        </w:tc>
        <w:tc>
          <w:tcPr>
            <w:tcW w:w="1128" w:type="dxa"/>
          </w:tcPr>
          <w:p w14:paraId="6910079B"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w:t>
            </w:r>
          </w:p>
        </w:tc>
        <w:tc>
          <w:tcPr>
            <w:tcW w:w="1128" w:type="dxa"/>
          </w:tcPr>
          <w:p w14:paraId="2700BAF3"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w:t>
            </w:r>
          </w:p>
        </w:tc>
      </w:tr>
      <w:tr w:rsidR="003F1339" w14:paraId="6AEFA0B3" w14:textId="77777777" w:rsidTr="003F1339">
        <w:tc>
          <w:tcPr>
            <w:cnfStyle w:val="001000000000" w:firstRow="0" w:lastRow="0" w:firstColumn="1" w:lastColumn="0" w:oddVBand="0" w:evenVBand="0" w:oddHBand="0" w:evenHBand="0" w:firstRowFirstColumn="0" w:firstRowLastColumn="0" w:lastRowFirstColumn="0" w:lastRowLastColumn="0"/>
            <w:tcW w:w="1128" w:type="dxa"/>
          </w:tcPr>
          <w:p w14:paraId="36360526" w14:textId="77777777" w:rsidR="003F1339" w:rsidRDefault="006319A3">
            <w:pPr>
              <w:jc w:val="both"/>
            </w:pPr>
            <w:r>
              <w:rPr>
                <w:b w:val="0"/>
                <w:sz w:val="19"/>
              </w:rPr>
              <w:t>CV</w:t>
            </w:r>
          </w:p>
        </w:tc>
        <w:tc>
          <w:tcPr>
            <w:tcW w:w="1128" w:type="dxa"/>
          </w:tcPr>
          <w:p w14:paraId="51704291" w14:textId="77777777" w:rsidR="003F1339" w:rsidRDefault="006319A3">
            <w:pPr>
              <w:jc w:val="both"/>
              <w:cnfStyle w:val="000000000000" w:firstRow="0" w:lastRow="0" w:firstColumn="0" w:lastColumn="0" w:oddVBand="0" w:evenVBand="0" w:oddHBand="0" w:evenHBand="0" w:firstRowFirstColumn="0" w:firstRowLastColumn="0" w:lastRowFirstColumn="0" w:lastRowLastColumn="0"/>
            </w:pPr>
            <w:r>
              <w:rPr>
                <w:sz w:val="19"/>
              </w:rPr>
              <w:t>ns</w:t>
            </w:r>
          </w:p>
        </w:tc>
        <w:tc>
          <w:tcPr>
            <w:tcW w:w="1128" w:type="dxa"/>
          </w:tcPr>
          <w:p w14:paraId="5AB6A49E"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ns</w:t>
            </w:r>
          </w:p>
        </w:tc>
        <w:tc>
          <w:tcPr>
            <w:tcW w:w="1128" w:type="dxa"/>
          </w:tcPr>
          <w:p w14:paraId="2BD6297A"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w:t>
            </w:r>
          </w:p>
        </w:tc>
        <w:tc>
          <w:tcPr>
            <w:tcW w:w="1128" w:type="dxa"/>
          </w:tcPr>
          <w:p w14:paraId="5201EC42"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ns</w:t>
            </w:r>
          </w:p>
        </w:tc>
        <w:tc>
          <w:tcPr>
            <w:tcW w:w="1128" w:type="dxa"/>
          </w:tcPr>
          <w:p w14:paraId="2ED18FFF"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ns</w:t>
            </w:r>
          </w:p>
        </w:tc>
        <w:tc>
          <w:tcPr>
            <w:tcW w:w="1128" w:type="dxa"/>
          </w:tcPr>
          <w:p w14:paraId="388DF251"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ns</w:t>
            </w:r>
          </w:p>
        </w:tc>
        <w:tc>
          <w:tcPr>
            <w:tcW w:w="1128" w:type="dxa"/>
          </w:tcPr>
          <w:p w14:paraId="3895EE9C"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w:t>
            </w:r>
          </w:p>
        </w:tc>
      </w:tr>
      <w:tr w:rsidR="003F1339" w14:paraId="0402DB26" w14:textId="77777777" w:rsidTr="003F1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8" w:type="dxa"/>
          </w:tcPr>
          <w:p w14:paraId="05F4DE8E" w14:textId="77777777" w:rsidR="003F1339" w:rsidRDefault="006319A3">
            <w:pPr>
              <w:jc w:val="both"/>
            </w:pPr>
            <w:r>
              <w:rPr>
                <w:b w:val="0"/>
                <w:sz w:val="19"/>
              </w:rPr>
              <w:t>LY</w:t>
            </w:r>
          </w:p>
        </w:tc>
        <w:tc>
          <w:tcPr>
            <w:tcW w:w="1128" w:type="dxa"/>
          </w:tcPr>
          <w:p w14:paraId="1E0A93E0" w14:textId="77777777" w:rsidR="003F1339" w:rsidRDefault="006319A3">
            <w:pPr>
              <w:jc w:val="both"/>
              <w:cnfStyle w:val="000000100000" w:firstRow="0" w:lastRow="0" w:firstColumn="0" w:lastColumn="0" w:oddVBand="0" w:evenVBand="0" w:oddHBand="1" w:evenHBand="0" w:firstRowFirstColumn="0" w:firstRowLastColumn="0" w:lastRowFirstColumn="0" w:lastRowLastColumn="0"/>
            </w:pPr>
            <w:r>
              <w:rPr>
                <w:sz w:val="19"/>
              </w:rPr>
              <w:t>ns</w:t>
            </w:r>
          </w:p>
        </w:tc>
        <w:tc>
          <w:tcPr>
            <w:tcW w:w="1128" w:type="dxa"/>
          </w:tcPr>
          <w:p w14:paraId="16D7CB40"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ns</w:t>
            </w:r>
          </w:p>
        </w:tc>
        <w:tc>
          <w:tcPr>
            <w:tcW w:w="1128" w:type="dxa"/>
          </w:tcPr>
          <w:p w14:paraId="6F9D05AD"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ns</w:t>
            </w:r>
          </w:p>
        </w:tc>
        <w:tc>
          <w:tcPr>
            <w:tcW w:w="1128" w:type="dxa"/>
          </w:tcPr>
          <w:p w14:paraId="75EFBD39"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ns</w:t>
            </w:r>
          </w:p>
        </w:tc>
        <w:tc>
          <w:tcPr>
            <w:tcW w:w="1128" w:type="dxa"/>
          </w:tcPr>
          <w:p w14:paraId="093B2BD2"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ns</w:t>
            </w:r>
          </w:p>
        </w:tc>
        <w:tc>
          <w:tcPr>
            <w:tcW w:w="1128" w:type="dxa"/>
          </w:tcPr>
          <w:p w14:paraId="3E0CD15C"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ns</w:t>
            </w:r>
          </w:p>
        </w:tc>
        <w:tc>
          <w:tcPr>
            <w:tcW w:w="1128" w:type="dxa"/>
          </w:tcPr>
          <w:p w14:paraId="0CC8877F"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ns</w:t>
            </w:r>
          </w:p>
        </w:tc>
      </w:tr>
      <w:tr w:rsidR="003F1339" w14:paraId="1C8771F5" w14:textId="77777777" w:rsidTr="003F1339">
        <w:tc>
          <w:tcPr>
            <w:cnfStyle w:val="001000000000" w:firstRow="0" w:lastRow="0" w:firstColumn="1" w:lastColumn="0" w:oddVBand="0" w:evenVBand="0" w:oddHBand="0" w:evenHBand="0" w:firstRowFirstColumn="0" w:firstRowLastColumn="0" w:lastRowFirstColumn="0" w:lastRowLastColumn="0"/>
            <w:tcW w:w="1128" w:type="dxa"/>
          </w:tcPr>
          <w:p w14:paraId="7C9DE345" w14:textId="77777777" w:rsidR="003F1339" w:rsidRDefault="006319A3">
            <w:pPr>
              <w:jc w:val="both"/>
            </w:pPr>
            <w:r>
              <w:rPr>
                <w:b w:val="0"/>
                <w:sz w:val="19"/>
              </w:rPr>
              <w:t>SU</w:t>
            </w:r>
          </w:p>
        </w:tc>
        <w:tc>
          <w:tcPr>
            <w:tcW w:w="1128" w:type="dxa"/>
          </w:tcPr>
          <w:p w14:paraId="5024BD2F" w14:textId="77777777" w:rsidR="003F1339" w:rsidRDefault="006319A3">
            <w:pPr>
              <w:jc w:val="both"/>
              <w:cnfStyle w:val="000000000000" w:firstRow="0" w:lastRow="0" w:firstColumn="0" w:lastColumn="0" w:oddVBand="0" w:evenVBand="0" w:oddHBand="0" w:evenHBand="0" w:firstRowFirstColumn="0" w:firstRowLastColumn="0" w:lastRowFirstColumn="0" w:lastRowLastColumn="0"/>
            </w:pPr>
            <w:r>
              <w:rPr>
                <w:sz w:val="19"/>
              </w:rPr>
              <w:t>*</w:t>
            </w:r>
          </w:p>
        </w:tc>
        <w:tc>
          <w:tcPr>
            <w:tcW w:w="1128" w:type="dxa"/>
          </w:tcPr>
          <w:p w14:paraId="2C7A9C4D"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ns</w:t>
            </w:r>
          </w:p>
        </w:tc>
        <w:tc>
          <w:tcPr>
            <w:tcW w:w="1128" w:type="dxa"/>
          </w:tcPr>
          <w:p w14:paraId="76CB02D9"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w:t>
            </w:r>
          </w:p>
        </w:tc>
        <w:tc>
          <w:tcPr>
            <w:tcW w:w="1128" w:type="dxa"/>
          </w:tcPr>
          <w:p w14:paraId="6539269B"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ns</w:t>
            </w:r>
          </w:p>
        </w:tc>
        <w:tc>
          <w:tcPr>
            <w:tcW w:w="1128" w:type="dxa"/>
          </w:tcPr>
          <w:p w14:paraId="5C8AF82D"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w:t>
            </w:r>
          </w:p>
        </w:tc>
        <w:tc>
          <w:tcPr>
            <w:tcW w:w="1128" w:type="dxa"/>
          </w:tcPr>
          <w:p w14:paraId="5A5FB774"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w:t>
            </w:r>
          </w:p>
        </w:tc>
        <w:tc>
          <w:tcPr>
            <w:tcW w:w="1128" w:type="dxa"/>
          </w:tcPr>
          <w:p w14:paraId="250DC691"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w:t>
            </w:r>
          </w:p>
        </w:tc>
      </w:tr>
      <w:tr w:rsidR="003F1339" w14:paraId="7FB3EA0F" w14:textId="77777777" w:rsidTr="003F1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8" w:type="dxa"/>
          </w:tcPr>
          <w:p w14:paraId="132B9036" w14:textId="77777777" w:rsidR="003F1339" w:rsidRDefault="006319A3">
            <w:pPr>
              <w:jc w:val="both"/>
            </w:pPr>
            <w:r>
              <w:rPr>
                <w:b w:val="0"/>
                <w:sz w:val="19"/>
              </w:rPr>
              <w:t>TX</w:t>
            </w:r>
          </w:p>
        </w:tc>
        <w:tc>
          <w:tcPr>
            <w:tcW w:w="1128" w:type="dxa"/>
          </w:tcPr>
          <w:p w14:paraId="094810AE" w14:textId="77777777" w:rsidR="003F1339" w:rsidRDefault="006319A3">
            <w:pPr>
              <w:jc w:val="both"/>
              <w:cnfStyle w:val="000000100000" w:firstRow="0" w:lastRow="0" w:firstColumn="0" w:lastColumn="0" w:oddVBand="0" w:evenVBand="0" w:oddHBand="1" w:evenHBand="0" w:firstRowFirstColumn="0" w:firstRowLastColumn="0" w:lastRowFirstColumn="0" w:lastRowLastColumn="0"/>
            </w:pPr>
            <w:r>
              <w:rPr>
                <w:sz w:val="19"/>
              </w:rPr>
              <w:t>*</w:t>
            </w:r>
          </w:p>
        </w:tc>
        <w:tc>
          <w:tcPr>
            <w:tcW w:w="1128" w:type="dxa"/>
          </w:tcPr>
          <w:p w14:paraId="2CB4AB5E"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w:t>
            </w:r>
          </w:p>
        </w:tc>
        <w:tc>
          <w:tcPr>
            <w:tcW w:w="1128" w:type="dxa"/>
          </w:tcPr>
          <w:p w14:paraId="2A1F0BEB"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w:t>
            </w:r>
          </w:p>
        </w:tc>
        <w:tc>
          <w:tcPr>
            <w:tcW w:w="1128" w:type="dxa"/>
          </w:tcPr>
          <w:p w14:paraId="0418F6E3"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ns</w:t>
            </w:r>
          </w:p>
        </w:tc>
        <w:tc>
          <w:tcPr>
            <w:tcW w:w="1128" w:type="dxa"/>
          </w:tcPr>
          <w:p w14:paraId="4CC42500"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w:t>
            </w:r>
          </w:p>
        </w:tc>
        <w:tc>
          <w:tcPr>
            <w:tcW w:w="1128" w:type="dxa"/>
          </w:tcPr>
          <w:p w14:paraId="1BCC563B"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ns</w:t>
            </w:r>
          </w:p>
        </w:tc>
        <w:tc>
          <w:tcPr>
            <w:tcW w:w="1128" w:type="dxa"/>
          </w:tcPr>
          <w:p w14:paraId="0914D820"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w:t>
            </w:r>
          </w:p>
        </w:tc>
      </w:tr>
      <w:tr w:rsidR="003F1339" w14:paraId="3FEE71A6" w14:textId="77777777" w:rsidTr="003F1339">
        <w:tc>
          <w:tcPr>
            <w:cnfStyle w:val="001000000000" w:firstRow="0" w:lastRow="0" w:firstColumn="1" w:lastColumn="0" w:oddVBand="0" w:evenVBand="0" w:oddHBand="0" w:evenHBand="0" w:firstRowFirstColumn="0" w:firstRowLastColumn="0" w:lastRowFirstColumn="0" w:lastRowLastColumn="0"/>
            <w:tcW w:w="1128" w:type="dxa"/>
          </w:tcPr>
          <w:p w14:paraId="3427489F" w14:textId="77777777" w:rsidR="003F1339" w:rsidRDefault="006319A3">
            <w:pPr>
              <w:jc w:val="both"/>
            </w:pPr>
            <w:r>
              <w:rPr>
                <w:b w:val="0"/>
                <w:sz w:val="19"/>
              </w:rPr>
              <w:t>Other or unknown breeds</w:t>
            </w:r>
          </w:p>
        </w:tc>
        <w:tc>
          <w:tcPr>
            <w:tcW w:w="1128" w:type="dxa"/>
          </w:tcPr>
          <w:p w14:paraId="6219C950" w14:textId="77777777" w:rsidR="003F1339" w:rsidRDefault="006319A3">
            <w:pPr>
              <w:jc w:val="both"/>
              <w:cnfStyle w:val="000000000000" w:firstRow="0" w:lastRow="0" w:firstColumn="0" w:lastColumn="0" w:oddVBand="0" w:evenVBand="0" w:oddHBand="0" w:evenHBand="0" w:firstRowFirstColumn="0" w:firstRowLastColumn="0" w:lastRowFirstColumn="0" w:lastRowLastColumn="0"/>
            </w:pPr>
            <w:r>
              <w:rPr>
                <w:sz w:val="19"/>
              </w:rPr>
              <w:t>***</w:t>
            </w:r>
          </w:p>
        </w:tc>
        <w:tc>
          <w:tcPr>
            <w:tcW w:w="1128" w:type="dxa"/>
          </w:tcPr>
          <w:p w14:paraId="124CDBD4"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w:t>
            </w:r>
          </w:p>
        </w:tc>
        <w:tc>
          <w:tcPr>
            <w:tcW w:w="1128" w:type="dxa"/>
          </w:tcPr>
          <w:p w14:paraId="299A1EB9"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w:t>
            </w:r>
          </w:p>
        </w:tc>
        <w:tc>
          <w:tcPr>
            <w:tcW w:w="1128" w:type="dxa"/>
          </w:tcPr>
          <w:p w14:paraId="1899565B"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w:t>
            </w:r>
          </w:p>
        </w:tc>
        <w:tc>
          <w:tcPr>
            <w:tcW w:w="1128" w:type="dxa"/>
          </w:tcPr>
          <w:p w14:paraId="4D92AEE9"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w:t>
            </w:r>
          </w:p>
        </w:tc>
        <w:tc>
          <w:tcPr>
            <w:tcW w:w="1128" w:type="dxa"/>
          </w:tcPr>
          <w:p w14:paraId="0F4CEFEC"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w:t>
            </w:r>
          </w:p>
        </w:tc>
        <w:tc>
          <w:tcPr>
            <w:tcW w:w="1128" w:type="dxa"/>
          </w:tcPr>
          <w:p w14:paraId="159CEAF5"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w:t>
            </w:r>
          </w:p>
        </w:tc>
      </w:tr>
      <w:tr w:rsidR="003F1339" w14:paraId="08B9718B" w14:textId="77777777" w:rsidTr="003F1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8" w:type="dxa"/>
          </w:tcPr>
          <w:p w14:paraId="398AD36F" w14:textId="77777777" w:rsidR="003F1339" w:rsidRDefault="006319A3">
            <w:pPr>
              <w:jc w:val="both"/>
            </w:pPr>
            <w:r>
              <w:rPr>
                <w:b w:val="0"/>
                <w:sz w:val="19"/>
              </w:rPr>
              <w:t>het</w:t>
            </w:r>
          </w:p>
        </w:tc>
        <w:tc>
          <w:tcPr>
            <w:tcW w:w="1128" w:type="dxa"/>
          </w:tcPr>
          <w:p w14:paraId="1DDE12E8" w14:textId="77777777" w:rsidR="003F1339" w:rsidRDefault="006319A3">
            <w:pPr>
              <w:jc w:val="both"/>
              <w:cnfStyle w:val="000000100000" w:firstRow="0" w:lastRow="0" w:firstColumn="0" w:lastColumn="0" w:oddVBand="0" w:evenVBand="0" w:oddHBand="1" w:evenHBand="0" w:firstRowFirstColumn="0" w:firstRowLastColumn="0" w:lastRowFirstColumn="0" w:lastRowLastColumn="0"/>
            </w:pPr>
            <w:r>
              <w:rPr>
                <w:sz w:val="19"/>
              </w:rPr>
              <w:t>*</w:t>
            </w:r>
          </w:p>
        </w:tc>
        <w:tc>
          <w:tcPr>
            <w:tcW w:w="1128" w:type="dxa"/>
          </w:tcPr>
          <w:p w14:paraId="6B880FFE"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ns</w:t>
            </w:r>
          </w:p>
        </w:tc>
        <w:tc>
          <w:tcPr>
            <w:tcW w:w="1128" w:type="dxa"/>
          </w:tcPr>
          <w:p w14:paraId="5DDA6893"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ns</w:t>
            </w:r>
          </w:p>
        </w:tc>
        <w:tc>
          <w:tcPr>
            <w:tcW w:w="1128" w:type="dxa"/>
          </w:tcPr>
          <w:p w14:paraId="1EEABF6C"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w:t>
            </w:r>
          </w:p>
        </w:tc>
        <w:tc>
          <w:tcPr>
            <w:tcW w:w="1128" w:type="dxa"/>
          </w:tcPr>
          <w:p w14:paraId="2EBE5AEB"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w:t>
            </w:r>
          </w:p>
        </w:tc>
        <w:tc>
          <w:tcPr>
            <w:tcW w:w="1128" w:type="dxa"/>
          </w:tcPr>
          <w:p w14:paraId="57B2A430"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ns</w:t>
            </w:r>
          </w:p>
        </w:tc>
        <w:tc>
          <w:tcPr>
            <w:tcW w:w="1128" w:type="dxa"/>
          </w:tcPr>
          <w:p w14:paraId="7B51B5D4"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ns</w:t>
            </w:r>
          </w:p>
        </w:tc>
      </w:tr>
      <w:tr w:rsidR="003F1339" w14:paraId="3698D396" w14:textId="77777777" w:rsidTr="003F1339">
        <w:tc>
          <w:tcPr>
            <w:cnfStyle w:val="001000000000" w:firstRow="0" w:lastRow="0" w:firstColumn="1" w:lastColumn="0" w:oddVBand="0" w:evenVBand="0" w:oddHBand="0" w:evenHBand="0" w:firstRowFirstColumn="0" w:firstRowLastColumn="0" w:lastRowFirstColumn="0" w:lastRowLastColumn="0"/>
            <w:tcW w:w="1128" w:type="dxa"/>
          </w:tcPr>
          <w:p w14:paraId="4D4587C9" w14:textId="77777777" w:rsidR="003F1339" w:rsidRDefault="006319A3">
            <w:pPr>
              <w:jc w:val="both"/>
            </w:pPr>
            <w:r>
              <w:rPr>
                <w:b w:val="0"/>
                <w:sz w:val="19"/>
              </w:rPr>
              <w:t>rec</w:t>
            </w:r>
          </w:p>
        </w:tc>
        <w:tc>
          <w:tcPr>
            <w:tcW w:w="1128" w:type="dxa"/>
          </w:tcPr>
          <w:p w14:paraId="7F76FCE3" w14:textId="77777777" w:rsidR="003F1339" w:rsidRDefault="006319A3">
            <w:pPr>
              <w:jc w:val="both"/>
              <w:cnfStyle w:val="000000000000" w:firstRow="0" w:lastRow="0" w:firstColumn="0" w:lastColumn="0" w:oddVBand="0" w:evenVBand="0" w:oddHBand="0" w:evenHBand="0" w:firstRowFirstColumn="0" w:firstRowLastColumn="0" w:lastRowFirstColumn="0" w:lastRowLastColumn="0"/>
            </w:pPr>
            <w:r>
              <w:rPr>
                <w:sz w:val="19"/>
              </w:rPr>
              <w:t>ns</w:t>
            </w:r>
          </w:p>
        </w:tc>
        <w:tc>
          <w:tcPr>
            <w:tcW w:w="1128" w:type="dxa"/>
          </w:tcPr>
          <w:p w14:paraId="12D08CA0"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ns</w:t>
            </w:r>
          </w:p>
        </w:tc>
        <w:tc>
          <w:tcPr>
            <w:tcW w:w="1128" w:type="dxa"/>
          </w:tcPr>
          <w:p w14:paraId="65AF88D9"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w:t>
            </w:r>
          </w:p>
        </w:tc>
        <w:tc>
          <w:tcPr>
            <w:tcW w:w="1128" w:type="dxa"/>
          </w:tcPr>
          <w:p w14:paraId="1A21EBEA"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w:t>
            </w:r>
          </w:p>
        </w:tc>
        <w:tc>
          <w:tcPr>
            <w:tcW w:w="1128" w:type="dxa"/>
          </w:tcPr>
          <w:p w14:paraId="226425E2"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w:t>
            </w:r>
          </w:p>
        </w:tc>
        <w:tc>
          <w:tcPr>
            <w:tcW w:w="1128" w:type="dxa"/>
          </w:tcPr>
          <w:p w14:paraId="770E1994"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ns</w:t>
            </w:r>
          </w:p>
        </w:tc>
        <w:tc>
          <w:tcPr>
            <w:tcW w:w="1128" w:type="dxa"/>
          </w:tcPr>
          <w:p w14:paraId="72F831BB"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w:t>
            </w:r>
          </w:p>
        </w:tc>
      </w:tr>
      <w:tr w:rsidR="003F1339" w14:paraId="48A37406" w14:textId="77777777" w:rsidTr="003F1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8" w:type="dxa"/>
          </w:tcPr>
          <w:p w14:paraId="1FF9F6B0" w14:textId="77777777" w:rsidR="003F1339" w:rsidRDefault="006319A3">
            <w:pPr>
              <w:jc w:val="both"/>
            </w:pPr>
            <w:r>
              <w:rPr>
                <w:b w:val="0"/>
                <w:sz w:val="19"/>
              </w:rPr>
              <w:t>age</w:t>
            </w:r>
          </w:p>
        </w:tc>
        <w:tc>
          <w:tcPr>
            <w:tcW w:w="1128" w:type="dxa"/>
          </w:tcPr>
          <w:p w14:paraId="53798591" w14:textId="77777777" w:rsidR="003F1339" w:rsidRDefault="006319A3">
            <w:pPr>
              <w:jc w:val="both"/>
              <w:cnfStyle w:val="000000100000" w:firstRow="0" w:lastRow="0" w:firstColumn="0" w:lastColumn="0" w:oddVBand="0" w:evenVBand="0" w:oddHBand="1" w:evenHBand="0" w:firstRowFirstColumn="0" w:firstRowLastColumn="0" w:lastRowFirstColumn="0" w:lastRowLastColumn="0"/>
            </w:pPr>
            <w:r>
              <w:rPr>
                <w:sz w:val="19"/>
              </w:rPr>
              <w:t>*</w:t>
            </w:r>
          </w:p>
        </w:tc>
        <w:tc>
          <w:tcPr>
            <w:tcW w:w="1128" w:type="dxa"/>
          </w:tcPr>
          <w:p w14:paraId="7805FE63"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w:t>
            </w:r>
          </w:p>
        </w:tc>
        <w:tc>
          <w:tcPr>
            <w:tcW w:w="1128" w:type="dxa"/>
          </w:tcPr>
          <w:p w14:paraId="18FD1FB1"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w:t>
            </w:r>
          </w:p>
        </w:tc>
        <w:tc>
          <w:tcPr>
            <w:tcW w:w="1128" w:type="dxa"/>
          </w:tcPr>
          <w:p w14:paraId="41B5895D"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w:t>
            </w:r>
          </w:p>
        </w:tc>
        <w:tc>
          <w:tcPr>
            <w:tcW w:w="1128" w:type="dxa"/>
          </w:tcPr>
          <w:p w14:paraId="6C639A3C"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w:t>
            </w:r>
          </w:p>
        </w:tc>
        <w:tc>
          <w:tcPr>
            <w:tcW w:w="1128" w:type="dxa"/>
          </w:tcPr>
          <w:p w14:paraId="4420EDC0"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w:t>
            </w:r>
          </w:p>
        </w:tc>
        <w:tc>
          <w:tcPr>
            <w:tcW w:w="1128" w:type="dxa"/>
          </w:tcPr>
          <w:p w14:paraId="3E4DC5A1"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w:t>
            </w:r>
          </w:p>
        </w:tc>
      </w:tr>
      <w:tr w:rsidR="003F1339" w14:paraId="604CB4B5" w14:textId="77777777" w:rsidTr="003F1339">
        <w:tc>
          <w:tcPr>
            <w:cnfStyle w:val="001000000000" w:firstRow="0" w:lastRow="0" w:firstColumn="1" w:lastColumn="0" w:oddVBand="0" w:evenVBand="0" w:oddHBand="0" w:evenHBand="0" w:firstRowFirstColumn="0" w:firstRowLastColumn="0" w:lastRowFirstColumn="0" w:lastRowLastColumn="0"/>
            <w:tcW w:w="1128" w:type="dxa"/>
          </w:tcPr>
          <w:p w14:paraId="41A6EF68" w14:textId="77777777" w:rsidR="003F1339" w:rsidRDefault="006319A3">
            <w:pPr>
              <w:jc w:val="both"/>
            </w:pPr>
            <w:r>
              <w:rPr>
                <w:b w:val="0"/>
                <w:sz w:val="19"/>
              </w:rPr>
              <w:t>BTg</w:t>
            </w:r>
          </w:p>
        </w:tc>
        <w:tc>
          <w:tcPr>
            <w:tcW w:w="1128" w:type="dxa"/>
          </w:tcPr>
          <w:p w14:paraId="3C3B51D5" w14:textId="77777777" w:rsidR="003F1339" w:rsidRDefault="006319A3">
            <w:pPr>
              <w:jc w:val="both"/>
              <w:cnfStyle w:val="000000000000" w:firstRow="0" w:lastRow="0" w:firstColumn="0" w:lastColumn="0" w:oddVBand="0" w:evenVBand="0" w:oddHBand="0" w:evenHBand="0" w:firstRowFirstColumn="0" w:firstRowLastColumn="0" w:lastRowFirstColumn="0" w:lastRowLastColumn="0"/>
            </w:pPr>
            <w:r>
              <w:rPr>
                <w:sz w:val="19"/>
              </w:rPr>
              <w:t>***</w:t>
            </w:r>
          </w:p>
        </w:tc>
        <w:tc>
          <w:tcPr>
            <w:tcW w:w="1128" w:type="dxa"/>
          </w:tcPr>
          <w:p w14:paraId="4ABF252E"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ns</w:t>
            </w:r>
          </w:p>
        </w:tc>
        <w:tc>
          <w:tcPr>
            <w:tcW w:w="1128" w:type="dxa"/>
          </w:tcPr>
          <w:p w14:paraId="22023685"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w:t>
            </w:r>
          </w:p>
        </w:tc>
        <w:tc>
          <w:tcPr>
            <w:tcW w:w="1128" w:type="dxa"/>
          </w:tcPr>
          <w:p w14:paraId="49F259DE"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w:t>
            </w:r>
          </w:p>
        </w:tc>
        <w:tc>
          <w:tcPr>
            <w:tcW w:w="1128" w:type="dxa"/>
          </w:tcPr>
          <w:p w14:paraId="716E7369"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ns</w:t>
            </w:r>
          </w:p>
        </w:tc>
        <w:tc>
          <w:tcPr>
            <w:tcW w:w="1128" w:type="dxa"/>
          </w:tcPr>
          <w:p w14:paraId="354E7436"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ns</w:t>
            </w:r>
          </w:p>
        </w:tc>
        <w:tc>
          <w:tcPr>
            <w:tcW w:w="1128" w:type="dxa"/>
          </w:tcPr>
          <w:p w14:paraId="1DCD1934"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w:t>
            </w:r>
          </w:p>
        </w:tc>
      </w:tr>
      <w:tr w:rsidR="003F1339" w14:paraId="7D0D56A4" w14:textId="77777777" w:rsidTr="003F1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8" w:type="dxa"/>
          </w:tcPr>
          <w:p w14:paraId="79BD7544" w14:textId="77777777" w:rsidR="003F1339" w:rsidRDefault="006319A3">
            <w:pPr>
              <w:jc w:val="both"/>
            </w:pPr>
            <w:r>
              <w:rPr>
                <w:b w:val="0"/>
                <w:sz w:val="19"/>
              </w:rPr>
              <w:t>RTg</w:t>
            </w:r>
          </w:p>
        </w:tc>
        <w:tc>
          <w:tcPr>
            <w:tcW w:w="1128" w:type="dxa"/>
          </w:tcPr>
          <w:p w14:paraId="7448B905" w14:textId="77777777" w:rsidR="003F1339" w:rsidRDefault="006319A3">
            <w:pPr>
              <w:jc w:val="both"/>
              <w:cnfStyle w:val="000000100000" w:firstRow="0" w:lastRow="0" w:firstColumn="0" w:lastColumn="0" w:oddVBand="0" w:evenVBand="0" w:oddHBand="1" w:evenHBand="0" w:firstRowFirstColumn="0" w:firstRowLastColumn="0" w:lastRowFirstColumn="0" w:lastRowLastColumn="0"/>
            </w:pPr>
            <w:r>
              <w:rPr>
                <w:sz w:val="19"/>
              </w:rPr>
              <w:t>***</w:t>
            </w:r>
          </w:p>
        </w:tc>
        <w:tc>
          <w:tcPr>
            <w:tcW w:w="1128" w:type="dxa"/>
          </w:tcPr>
          <w:p w14:paraId="24EEF6D2"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w:t>
            </w:r>
          </w:p>
        </w:tc>
        <w:tc>
          <w:tcPr>
            <w:tcW w:w="1128" w:type="dxa"/>
          </w:tcPr>
          <w:p w14:paraId="7E7F8F75"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w:t>
            </w:r>
          </w:p>
        </w:tc>
        <w:tc>
          <w:tcPr>
            <w:tcW w:w="1128" w:type="dxa"/>
          </w:tcPr>
          <w:p w14:paraId="7EAF6C0B"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ns</w:t>
            </w:r>
          </w:p>
        </w:tc>
        <w:tc>
          <w:tcPr>
            <w:tcW w:w="1128" w:type="dxa"/>
          </w:tcPr>
          <w:p w14:paraId="2AD0DB9B"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w:t>
            </w:r>
          </w:p>
        </w:tc>
        <w:tc>
          <w:tcPr>
            <w:tcW w:w="1128" w:type="dxa"/>
          </w:tcPr>
          <w:p w14:paraId="29859BA8"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ns</w:t>
            </w:r>
          </w:p>
        </w:tc>
        <w:tc>
          <w:tcPr>
            <w:tcW w:w="1128" w:type="dxa"/>
          </w:tcPr>
          <w:p w14:paraId="05B1476A"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w:t>
            </w:r>
          </w:p>
        </w:tc>
      </w:tr>
      <w:tr w:rsidR="003F1339" w14:paraId="5E94161D" w14:textId="77777777" w:rsidTr="003F1339">
        <w:tc>
          <w:tcPr>
            <w:cnfStyle w:val="001000000000" w:firstRow="0" w:lastRow="0" w:firstColumn="1" w:lastColumn="0" w:oddVBand="0" w:evenVBand="0" w:oddHBand="0" w:evenHBand="0" w:firstRowFirstColumn="0" w:firstRowLastColumn="0" w:lastRowFirstColumn="0" w:lastRowLastColumn="0"/>
            <w:tcW w:w="1128" w:type="dxa"/>
          </w:tcPr>
          <w:p w14:paraId="03C1C712" w14:textId="77777777" w:rsidR="003F1339" w:rsidRDefault="006319A3">
            <w:pPr>
              <w:jc w:val="both"/>
            </w:pPr>
            <w:r>
              <w:rPr>
                <w:b w:val="0"/>
                <w:sz w:val="19"/>
              </w:rPr>
              <w:t>BTe</w:t>
            </w:r>
          </w:p>
        </w:tc>
        <w:tc>
          <w:tcPr>
            <w:tcW w:w="1128" w:type="dxa"/>
          </w:tcPr>
          <w:p w14:paraId="3BFEA9D2" w14:textId="77777777" w:rsidR="003F1339" w:rsidRDefault="006319A3">
            <w:pPr>
              <w:jc w:val="both"/>
              <w:cnfStyle w:val="000000000000" w:firstRow="0" w:lastRow="0" w:firstColumn="0" w:lastColumn="0" w:oddVBand="0" w:evenVBand="0" w:oddHBand="0" w:evenHBand="0" w:firstRowFirstColumn="0" w:firstRowLastColumn="0" w:lastRowFirstColumn="0" w:lastRowLastColumn="0"/>
            </w:pPr>
            <w:r>
              <w:rPr>
                <w:sz w:val="19"/>
              </w:rPr>
              <w:t>***</w:t>
            </w:r>
          </w:p>
        </w:tc>
        <w:tc>
          <w:tcPr>
            <w:tcW w:w="1128" w:type="dxa"/>
          </w:tcPr>
          <w:p w14:paraId="33C5C48B"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w:t>
            </w:r>
          </w:p>
        </w:tc>
        <w:tc>
          <w:tcPr>
            <w:tcW w:w="1128" w:type="dxa"/>
          </w:tcPr>
          <w:p w14:paraId="4511C783"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w:t>
            </w:r>
          </w:p>
        </w:tc>
        <w:tc>
          <w:tcPr>
            <w:tcW w:w="1128" w:type="dxa"/>
          </w:tcPr>
          <w:p w14:paraId="561FBD36"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w:t>
            </w:r>
          </w:p>
        </w:tc>
        <w:tc>
          <w:tcPr>
            <w:tcW w:w="1128" w:type="dxa"/>
          </w:tcPr>
          <w:p w14:paraId="1AAAAB8B"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w:t>
            </w:r>
          </w:p>
        </w:tc>
        <w:tc>
          <w:tcPr>
            <w:tcW w:w="1128" w:type="dxa"/>
          </w:tcPr>
          <w:p w14:paraId="2083AEB1"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w:t>
            </w:r>
          </w:p>
        </w:tc>
        <w:tc>
          <w:tcPr>
            <w:tcW w:w="1128" w:type="dxa"/>
          </w:tcPr>
          <w:p w14:paraId="76D182CE"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w:t>
            </w:r>
          </w:p>
        </w:tc>
      </w:tr>
      <w:tr w:rsidR="003F1339" w14:paraId="78A37FB1" w14:textId="77777777" w:rsidTr="003F1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8" w:type="dxa"/>
          </w:tcPr>
          <w:p w14:paraId="72214B58" w14:textId="77777777" w:rsidR="003F1339" w:rsidRDefault="006319A3">
            <w:pPr>
              <w:jc w:val="both"/>
            </w:pPr>
            <w:r>
              <w:rPr>
                <w:b w:val="0"/>
                <w:sz w:val="19"/>
              </w:rPr>
              <w:t>RTe</w:t>
            </w:r>
          </w:p>
        </w:tc>
        <w:tc>
          <w:tcPr>
            <w:tcW w:w="1128" w:type="dxa"/>
          </w:tcPr>
          <w:p w14:paraId="025475FE" w14:textId="77777777" w:rsidR="003F1339" w:rsidRDefault="006319A3">
            <w:pPr>
              <w:jc w:val="both"/>
              <w:cnfStyle w:val="000000100000" w:firstRow="0" w:lastRow="0" w:firstColumn="0" w:lastColumn="0" w:oddVBand="0" w:evenVBand="0" w:oddHBand="1" w:evenHBand="0" w:firstRowFirstColumn="0" w:firstRowLastColumn="0" w:lastRowFirstColumn="0" w:lastRowLastColumn="0"/>
            </w:pPr>
            <w:r>
              <w:rPr>
                <w:sz w:val="19"/>
              </w:rPr>
              <w:t>**</w:t>
            </w:r>
          </w:p>
        </w:tc>
        <w:tc>
          <w:tcPr>
            <w:tcW w:w="1128" w:type="dxa"/>
          </w:tcPr>
          <w:p w14:paraId="7D3F5109"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ns</w:t>
            </w:r>
          </w:p>
        </w:tc>
        <w:tc>
          <w:tcPr>
            <w:tcW w:w="1128" w:type="dxa"/>
          </w:tcPr>
          <w:p w14:paraId="0114B638"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w:t>
            </w:r>
          </w:p>
        </w:tc>
        <w:tc>
          <w:tcPr>
            <w:tcW w:w="1128" w:type="dxa"/>
          </w:tcPr>
          <w:p w14:paraId="129F34C6"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w:t>
            </w:r>
          </w:p>
        </w:tc>
        <w:tc>
          <w:tcPr>
            <w:tcW w:w="1128" w:type="dxa"/>
          </w:tcPr>
          <w:p w14:paraId="00B84CC7"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w:t>
            </w:r>
          </w:p>
        </w:tc>
        <w:tc>
          <w:tcPr>
            <w:tcW w:w="1128" w:type="dxa"/>
          </w:tcPr>
          <w:p w14:paraId="396619CA"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w:t>
            </w:r>
          </w:p>
        </w:tc>
        <w:tc>
          <w:tcPr>
            <w:tcW w:w="1128" w:type="dxa"/>
          </w:tcPr>
          <w:p w14:paraId="1CF83204"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w:t>
            </w:r>
          </w:p>
        </w:tc>
      </w:tr>
      <w:tr w:rsidR="003F1339" w14:paraId="0E142133" w14:textId="77777777" w:rsidTr="003F1339">
        <w:tc>
          <w:tcPr>
            <w:cnfStyle w:val="001000000000" w:firstRow="0" w:lastRow="0" w:firstColumn="1" w:lastColumn="0" w:oddVBand="0" w:evenVBand="0" w:oddHBand="0" w:evenHBand="0" w:firstRowFirstColumn="0" w:firstRowLastColumn="0" w:lastRowFirstColumn="0" w:lastRowLastColumn="0"/>
            <w:tcW w:w="1128" w:type="dxa"/>
          </w:tcPr>
          <w:p w14:paraId="3366AB01" w14:textId="77777777" w:rsidR="003F1339" w:rsidRDefault="006319A3">
            <w:pPr>
              <w:jc w:val="both"/>
            </w:pPr>
            <w:r>
              <w:rPr>
                <w:b w:val="0"/>
                <w:sz w:val="19"/>
              </w:rPr>
              <w:t>DP</w:t>
            </w:r>
          </w:p>
        </w:tc>
        <w:tc>
          <w:tcPr>
            <w:tcW w:w="1128" w:type="dxa"/>
          </w:tcPr>
          <w:p w14:paraId="04BB0907" w14:textId="77777777" w:rsidR="003F1339" w:rsidRDefault="006319A3">
            <w:pPr>
              <w:jc w:val="both"/>
              <w:cnfStyle w:val="000000000000" w:firstRow="0" w:lastRow="0" w:firstColumn="0" w:lastColumn="0" w:oddVBand="0" w:evenVBand="0" w:oddHBand="0" w:evenHBand="0" w:firstRowFirstColumn="0" w:firstRowLastColumn="0" w:lastRowFirstColumn="0" w:lastRowLastColumn="0"/>
            </w:pPr>
            <w:r>
              <w:rPr>
                <w:sz w:val="19"/>
              </w:rPr>
              <w:t>ns</w:t>
            </w:r>
          </w:p>
        </w:tc>
        <w:tc>
          <w:tcPr>
            <w:tcW w:w="1128" w:type="dxa"/>
          </w:tcPr>
          <w:p w14:paraId="165605D9"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ns</w:t>
            </w:r>
          </w:p>
        </w:tc>
        <w:tc>
          <w:tcPr>
            <w:tcW w:w="1128" w:type="dxa"/>
          </w:tcPr>
          <w:p w14:paraId="7D2B0110"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w:t>
            </w:r>
          </w:p>
        </w:tc>
        <w:tc>
          <w:tcPr>
            <w:tcW w:w="1128" w:type="dxa"/>
          </w:tcPr>
          <w:p w14:paraId="75D4BB98"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ns</w:t>
            </w:r>
          </w:p>
        </w:tc>
        <w:tc>
          <w:tcPr>
            <w:tcW w:w="1128" w:type="dxa"/>
          </w:tcPr>
          <w:p w14:paraId="7D2DAEED"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ns</w:t>
            </w:r>
          </w:p>
        </w:tc>
        <w:tc>
          <w:tcPr>
            <w:tcW w:w="1128" w:type="dxa"/>
          </w:tcPr>
          <w:p w14:paraId="5C9CABEA"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ns</w:t>
            </w:r>
          </w:p>
        </w:tc>
        <w:tc>
          <w:tcPr>
            <w:tcW w:w="1128" w:type="dxa"/>
          </w:tcPr>
          <w:p w14:paraId="017C068E"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w:t>
            </w:r>
          </w:p>
        </w:tc>
      </w:tr>
    </w:tbl>
    <w:p w14:paraId="354A4A11" w14:textId="77777777" w:rsidR="003F1339" w:rsidRDefault="003F1339"/>
    <w:p w14:paraId="7E08376A" w14:textId="1CB0729B" w:rsidR="003F1339" w:rsidRDefault="006319A3">
      <w:pPr>
        <w:jc w:val="both"/>
      </w:pPr>
      <w:r>
        <w:rPr>
          <w:i/>
          <w:sz w:val="20"/>
        </w:rPr>
        <w:lastRenderedPageBreak/>
        <w:t>* P &lt; 0.05; ** P &lt; 0.01; *** P &lt; 0.001; ns, not significant (P ≥ 0.05); –, term not in the model for that trait. Fixed effects as defined in the model equation (Methods); other or unknown breeds is the proportion of breeds other than the six named, fitted as a covariate.</w:t>
      </w:r>
      <w:del w:id="67" w:author="Noirin McHugh" w:date="2026-10-23T11:29:00Z" w16du:dateUtc="2026-10-23T10:29:00Z">
        <w:r w:rsidDel="006A7C41">
          <w:rPr>
            <w:i/>
            <w:sz w:val="20"/>
          </w:rPr>
          <w:delText xml:space="preserve"> Contemporary group (1,435 levels) was fitted in every model but is not shown, as ASReml omits factors with this many levels from the Wald table by default</w:delText>
        </w:r>
      </w:del>
      <w:r>
        <w:rPr>
          <w:i/>
          <w:sz w:val="20"/>
        </w:rPr>
        <w:t>.</w:t>
      </w:r>
    </w:p>
    <w:p w14:paraId="1C42DFC6" w14:textId="77777777" w:rsidR="003F1339" w:rsidRDefault="006319A3">
      <w:pPr>
        <w:jc w:val="both"/>
      </w:pPr>
      <w:r>
        <w:rPr>
          <w:b/>
          <w:highlight w:val="yellow"/>
        </w:rPr>
        <w:t>Table S1b.</w:t>
      </w:r>
      <w:r>
        <w:rPr>
          <w:highlight w:val="yellow"/>
        </w:rPr>
        <w:t xml:space="preserve"> Pedigree completeness and connectedness of the phenotyped animals.</w:t>
      </w:r>
    </w:p>
    <w:tbl>
      <w:tblPr>
        <w:tblStyle w:val="PlainTable2"/>
        <w:tblW w:w="0" w:type="auto"/>
        <w:tblLook w:val="04A0" w:firstRow="1" w:lastRow="0" w:firstColumn="1" w:lastColumn="0" w:noHBand="0" w:noVBand="1"/>
      </w:tblPr>
      <w:tblGrid>
        <w:gridCol w:w="4513"/>
        <w:gridCol w:w="4513"/>
      </w:tblGrid>
      <w:tr w:rsidR="003F1339" w14:paraId="25CFFC92" w14:textId="77777777" w:rsidTr="003F13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tcPr>
          <w:p w14:paraId="4C8F6D58" w14:textId="77777777" w:rsidR="003F1339" w:rsidRDefault="006319A3">
            <w:pPr>
              <w:jc w:val="both"/>
            </w:pPr>
            <w:r>
              <w:rPr>
                <w:b w:val="0"/>
                <w:sz w:val="19"/>
              </w:rPr>
              <w:t>Statistic</w:t>
            </w:r>
          </w:p>
        </w:tc>
        <w:tc>
          <w:tcPr>
            <w:tcW w:w="4513" w:type="dxa"/>
          </w:tcPr>
          <w:p w14:paraId="3562AE93" w14:textId="77777777" w:rsidR="003F1339" w:rsidRDefault="006319A3">
            <w:pPr>
              <w:jc w:val="both"/>
              <w:cnfStyle w:val="100000000000" w:firstRow="1" w:lastRow="0" w:firstColumn="0" w:lastColumn="0" w:oddVBand="0" w:evenVBand="0" w:oddHBand="0" w:evenHBand="0" w:firstRowFirstColumn="0" w:firstRowLastColumn="0" w:lastRowFirstColumn="0" w:lastRowLastColumn="0"/>
            </w:pPr>
            <w:r>
              <w:rPr>
                <w:b w:val="0"/>
                <w:sz w:val="19"/>
              </w:rPr>
              <w:t>Value</w:t>
            </w:r>
          </w:p>
        </w:tc>
      </w:tr>
      <w:tr w:rsidR="003F1339" w14:paraId="1F6097A1" w14:textId="77777777" w:rsidTr="003F1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tcPr>
          <w:p w14:paraId="3719253C" w14:textId="77777777" w:rsidR="003F1339" w:rsidRDefault="006319A3">
            <w:pPr>
              <w:jc w:val="both"/>
            </w:pPr>
            <w:r>
              <w:rPr>
                <w:b w:val="0"/>
                <w:sz w:val="19"/>
              </w:rPr>
              <w:t>Phenotyped animals represented in the pedigree</w:t>
            </w:r>
          </w:p>
        </w:tc>
        <w:tc>
          <w:tcPr>
            <w:tcW w:w="4513" w:type="dxa"/>
          </w:tcPr>
          <w:p w14:paraId="5AB6517A" w14:textId="77777777" w:rsidR="003F1339" w:rsidRDefault="006319A3">
            <w:pPr>
              <w:jc w:val="both"/>
              <w:cnfStyle w:val="000000100000" w:firstRow="0" w:lastRow="0" w:firstColumn="0" w:lastColumn="0" w:oddVBand="0" w:evenVBand="0" w:oddHBand="1" w:evenHBand="0" w:firstRowFirstColumn="0" w:firstRowLastColumn="0" w:lastRowFirstColumn="0" w:lastRowLastColumn="0"/>
            </w:pPr>
            <w:r>
              <w:rPr>
                <w:sz w:val="19"/>
              </w:rPr>
              <w:t>8,185 (100%)</w:t>
            </w:r>
          </w:p>
        </w:tc>
      </w:tr>
      <w:tr w:rsidR="003F1339" w14:paraId="42627650" w14:textId="77777777" w:rsidTr="003F1339">
        <w:tc>
          <w:tcPr>
            <w:cnfStyle w:val="001000000000" w:firstRow="0" w:lastRow="0" w:firstColumn="1" w:lastColumn="0" w:oddVBand="0" w:evenVBand="0" w:oddHBand="0" w:evenHBand="0" w:firstRowFirstColumn="0" w:firstRowLastColumn="0" w:lastRowFirstColumn="0" w:lastRowLastColumn="0"/>
            <w:tcW w:w="4513" w:type="dxa"/>
          </w:tcPr>
          <w:p w14:paraId="57A5BAF4" w14:textId="77777777" w:rsidR="003F1339" w:rsidRDefault="006319A3">
            <w:pPr>
              <w:jc w:val="both"/>
            </w:pPr>
            <w:r>
              <w:rPr>
                <w:b w:val="0"/>
                <w:sz w:val="19"/>
              </w:rPr>
              <w:t>Both parents known (%)</w:t>
            </w:r>
          </w:p>
        </w:tc>
        <w:tc>
          <w:tcPr>
            <w:tcW w:w="4513" w:type="dxa"/>
          </w:tcPr>
          <w:p w14:paraId="0C01F6B7" w14:textId="77777777" w:rsidR="003F1339" w:rsidRDefault="006319A3">
            <w:pPr>
              <w:jc w:val="both"/>
              <w:cnfStyle w:val="000000000000" w:firstRow="0" w:lastRow="0" w:firstColumn="0" w:lastColumn="0" w:oddVBand="0" w:evenVBand="0" w:oddHBand="0" w:evenHBand="0" w:firstRowFirstColumn="0" w:firstRowLastColumn="0" w:lastRowFirstColumn="0" w:lastRowLastColumn="0"/>
            </w:pPr>
            <w:r>
              <w:rPr>
                <w:sz w:val="19"/>
              </w:rPr>
              <w:t>88.5</w:t>
            </w:r>
          </w:p>
        </w:tc>
      </w:tr>
      <w:tr w:rsidR="003F1339" w14:paraId="110824B5" w14:textId="77777777" w:rsidTr="003F1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tcPr>
          <w:p w14:paraId="5661BEDE" w14:textId="77777777" w:rsidR="003F1339" w:rsidRDefault="006319A3">
            <w:pPr>
              <w:jc w:val="both"/>
            </w:pPr>
            <w:r>
              <w:rPr>
                <w:b w:val="0"/>
                <w:sz w:val="19"/>
              </w:rPr>
              <w:t>Neither parent known (%)</w:t>
            </w:r>
          </w:p>
        </w:tc>
        <w:tc>
          <w:tcPr>
            <w:tcW w:w="4513" w:type="dxa"/>
          </w:tcPr>
          <w:p w14:paraId="7EE42263" w14:textId="77777777" w:rsidR="003F1339" w:rsidRDefault="006319A3">
            <w:pPr>
              <w:jc w:val="both"/>
              <w:cnfStyle w:val="000000100000" w:firstRow="0" w:lastRow="0" w:firstColumn="0" w:lastColumn="0" w:oddVBand="0" w:evenVBand="0" w:oddHBand="1" w:evenHBand="0" w:firstRowFirstColumn="0" w:firstRowLastColumn="0" w:lastRowFirstColumn="0" w:lastRowLastColumn="0"/>
            </w:pPr>
            <w:r>
              <w:rPr>
                <w:sz w:val="19"/>
              </w:rPr>
              <w:t>5.3</w:t>
            </w:r>
          </w:p>
        </w:tc>
      </w:tr>
      <w:tr w:rsidR="003F1339" w14:paraId="2C59A933" w14:textId="77777777" w:rsidTr="003F1339">
        <w:tc>
          <w:tcPr>
            <w:cnfStyle w:val="001000000000" w:firstRow="0" w:lastRow="0" w:firstColumn="1" w:lastColumn="0" w:oddVBand="0" w:evenVBand="0" w:oddHBand="0" w:evenHBand="0" w:firstRowFirstColumn="0" w:firstRowLastColumn="0" w:lastRowFirstColumn="0" w:lastRowLastColumn="0"/>
            <w:tcW w:w="4513" w:type="dxa"/>
          </w:tcPr>
          <w:p w14:paraId="0074E73C" w14:textId="77777777" w:rsidR="003F1339" w:rsidRDefault="006319A3">
            <w:pPr>
              <w:jc w:val="both"/>
            </w:pPr>
            <w:r>
              <w:rPr>
                <w:b w:val="0"/>
                <w:sz w:val="19"/>
              </w:rPr>
              <w:t>Traced pedigree depth, generations: mean (median, maximum)</w:t>
            </w:r>
          </w:p>
        </w:tc>
        <w:tc>
          <w:tcPr>
            <w:tcW w:w="4513" w:type="dxa"/>
          </w:tcPr>
          <w:p w14:paraId="1FD7941C" w14:textId="77777777" w:rsidR="003F1339" w:rsidRDefault="006319A3">
            <w:pPr>
              <w:jc w:val="both"/>
              <w:cnfStyle w:val="000000000000" w:firstRow="0" w:lastRow="0" w:firstColumn="0" w:lastColumn="0" w:oddVBand="0" w:evenVBand="0" w:oddHBand="0" w:evenHBand="0" w:firstRowFirstColumn="0" w:firstRowLastColumn="0" w:lastRowFirstColumn="0" w:lastRowLastColumn="0"/>
            </w:pPr>
            <w:r>
              <w:rPr>
                <w:sz w:val="19"/>
              </w:rPr>
              <w:t>17.6 (19, 34)</w:t>
            </w:r>
          </w:p>
        </w:tc>
      </w:tr>
      <w:tr w:rsidR="003F1339" w14:paraId="67B7D8D7" w14:textId="77777777" w:rsidTr="003F1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tcPr>
          <w:p w14:paraId="06BCE342" w14:textId="77777777" w:rsidR="003F1339" w:rsidRDefault="006319A3">
            <w:pPr>
              <w:jc w:val="both"/>
            </w:pPr>
            <w:r>
              <w:rPr>
                <w:b w:val="0"/>
                <w:sz w:val="19"/>
              </w:rPr>
              <w:t>Unique sires</w:t>
            </w:r>
          </w:p>
        </w:tc>
        <w:tc>
          <w:tcPr>
            <w:tcW w:w="4513" w:type="dxa"/>
          </w:tcPr>
          <w:p w14:paraId="17670F04" w14:textId="77777777" w:rsidR="003F1339" w:rsidRDefault="006319A3">
            <w:pPr>
              <w:jc w:val="both"/>
              <w:cnfStyle w:val="000000100000" w:firstRow="0" w:lastRow="0" w:firstColumn="0" w:lastColumn="0" w:oddVBand="0" w:evenVBand="0" w:oddHBand="1" w:evenHBand="0" w:firstRowFirstColumn="0" w:firstRowLastColumn="0" w:lastRowFirstColumn="0" w:lastRowLastColumn="0"/>
            </w:pPr>
            <w:r>
              <w:rPr>
                <w:sz w:val="19"/>
              </w:rPr>
              <w:t>1,025</w:t>
            </w:r>
          </w:p>
        </w:tc>
      </w:tr>
      <w:tr w:rsidR="003F1339" w14:paraId="4C7F869A" w14:textId="77777777" w:rsidTr="003F1339">
        <w:tc>
          <w:tcPr>
            <w:cnfStyle w:val="001000000000" w:firstRow="0" w:lastRow="0" w:firstColumn="1" w:lastColumn="0" w:oddVBand="0" w:evenVBand="0" w:oddHBand="0" w:evenHBand="0" w:firstRowFirstColumn="0" w:firstRowLastColumn="0" w:lastRowFirstColumn="0" w:lastRowLastColumn="0"/>
            <w:tcW w:w="4513" w:type="dxa"/>
          </w:tcPr>
          <w:p w14:paraId="1306A423" w14:textId="77777777" w:rsidR="003F1339" w:rsidRDefault="006319A3">
            <w:pPr>
              <w:jc w:val="both"/>
            </w:pPr>
            <w:r>
              <w:rPr>
                <w:b w:val="0"/>
                <w:sz w:val="19"/>
              </w:rPr>
              <w:t>Unique dams</w:t>
            </w:r>
          </w:p>
        </w:tc>
        <w:tc>
          <w:tcPr>
            <w:tcW w:w="4513" w:type="dxa"/>
          </w:tcPr>
          <w:p w14:paraId="00D37D6E" w14:textId="77777777" w:rsidR="003F1339" w:rsidRDefault="006319A3">
            <w:pPr>
              <w:jc w:val="both"/>
              <w:cnfStyle w:val="000000000000" w:firstRow="0" w:lastRow="0" w:firstColumn="0" w:lastColumn="0" w:oddVBand="0" w:evenVBand="0" w:oddHBand="0" w:evenHBand="0" w:firstRowFirstColumn="0" w:firstRowLastColumn="0" w:lastRowFirstColumn="0" w:lastRowLastColumn="0"/>
            </w:pPr>
            <w:r>
              <w:rPr>
                <w:sz w:val="19"/>
              </w:rPr>
              <w:t>5,216</w:t>
            </w:r>
          </w:p>
        </w:tc>
      </w:tr>
      <w:tr w:rsidR="003F1339" w14:paraId="58D7F1BE" w14:textId="77777777" w:rsidTr="003F1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tcPr>
          <w:p w14:paraId="535BB124" w14:textId="77777777" w:rsidR="003F1339" w:rsidRDefault="006319A3">
            <w:pPr>
              <w:jc w:val="both"/>
            </w:pPr>
            <w:r>
              <w:rPr>
                <w:b w:val="0"/>
                <w:sz w:val="19"/>
              </w:rPr>
              <w:t>Sires with progeny in ≥ 2 contemporary groups (%)</w:t>
            </w:r>
          </w:p>
        </w:tc>
        <w:tc>
          <w:tcPr>
            <w:tcW w:w="4513" w:type="dxa"/>
          </w:tcPr>
          <w:p w14:paraId="7FA7864B" w14:textId="77777777" w:rsidR="003F1339" w:rsidRDefault="006319A3">
            <w:pPr>
              <w:jc w:val="both"/>
              <w:cnfStyle w:val="000000100000" w:firstRow="0" w:lastRow="0" w:firstColumn="0" w:lastColumn="0" w:oddVBand="0" w:evenVBand="0" w:oddHBand="1" w:evenHBand="0" w:firstRowFirstColumn="0" w:firstRowLastColumn="0" w:lastRowFirstColumn="0" w:lastRowLastColumn="0"/>
            </w:pPr>
            <w:r>
              <w:rPr>
                <w:sz w:val="19"/>
              </w:rPr>
              <w:t>73.1</w:t>
            </w:r>
          </w:p>
        </w:tc>
      </w:tr>
      <w:tr w:rsidR="003F1339" w14:paraId="397067EB" w14:textId="77777777" w:rsidTr="003F1339">
        <w:tc>
          <w:tcPr>
            <w:cnfStyle w:val="001000000000" w:firstRow="0" w:lastRow="0" w:firstColumn="1" w:lastColumn="0" w:oddVBand="0" w:evenVBand="0" w:oddHBand="0" w:evenHBand="0" w:firstRowFirstColumn="0" w:firstRowLastColumn="0" w:lastRowFirstColumn="0" w:lastRowLastColumn="0"/>
            <w:tcW w:w="4513" w:type="dxa"/>
          </w:tcPr>
          <w:p w14:paraId="6F61E1A8" w14:textId="77777777" w:rsidR="003F1339" w:rsidRDefault="006319A3">
            <w:pPr>
              <w:jc w:val="both"/>
            </w:pPr>
            <w:r>
              <w:rPr>
                <w:b w:val="0"/>
                <w:sz w:val="19"/>
              </w:rPr>
              <w:t>Sires with progeny in ≥ 5 contemporary groups (%)</w:t>
            </w:r>
          </w:p>
        </w:tc>
        <w:tc>
          <w:tcPr>
            <w:tcW w:w="4513" w:type="dxa"/>
          </w:tcPr>
          <w:p w14:paraId="191AEFDB" w14:textId="77777777" w:rsidR="003F1339" w:rsidRDefault="006319A3">
            <w:pPr>
              <w:jc w:val="both"/>
              <w:cnfStyle w:val="000000000000" w:firstRow="0" w:lastRow="0" w:firstColumn="0" w:lastColumn="0" w:oddVBand="0" w:evenVBand="0" w:oddHBand="0" w:evenHBand="0" w:firstRowFirstColumn="0" w:firstRowLastColumn="0" w:lastRowFirstColumn="0" w:lastRowLastColumn="0"/>
            </w:pPr>
            <w:r>
              <w:rPr>
                <w:sz w:val="19"/>
              </w:rPr>
              <w:t>43.8</w:t>
            </w:r>
          </w:p>
        </w:tc>
      </w:tr>
      <w:tr w:rsidR="003F1339" w14:paraId="70C366C2" w14:textId="77777777" w:rsidTr="003F1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tcPr>
          <w:p w14:paraId="284F8787" w14:textId="77777777" w:rsidR="003F1339" w:rsidRDefault="006319A3">
            <w:pPr>
              <w:jc w:val="both"/>
            </w:pPr>
            <w:r>
              <w:rPr>
                <w:b w:val="0"/>
                <w:sz w:val="19"/>
              </w:rPr>
              <w:t>Contemporary groups linked by the most widely used sire</w:t>
            </w:r>
          </w:p>
        </w:tc>
        <w:tc>
          <w:tcPr>
            <w:tcW w:w="4513" w:type="dxa"/>
          </w:tcPr>
          <w:p w14:paraId="0E0F01C4" w14:textId="77777777" w:rsidR="003F1339" w:rsidRDefault="006319A3">
            <w:pPr>
              <w:jc w:val="both"/>
              <w:cnfStyle w:val="000000100000" w:firstRow="0" w:lastRow="0" w:firstColumn="0" w:lastColumn="0" w:oddVBand="0" w:evenVBand="0" w:oddHBand="1" w:evenHBand="0" w:firstRowFirstColumn="0" w:firstRowLastColumn="0" w:lastRowFirstColumn="0" w:lastRowLastColumn="0"/>
            </w:pPr>
            <w:r>
              <w:rPr>
                <w:sz w:val="19"/>
              </w:rPr>
              <w:t>205</w:t>
            </w:r>
          </w:p>
        </w:tc>
      </w:tr>
    </w:tbl>
    <w:p w14:paraId="134A2747" w14:textId="77777777" w:rsidR="003F1339" w:rsidRDefault="003F1339"/>
    <w:p w14:paraId="1ED17994" w14:textId="77777777" w:rsidR="003F1339" w:rsidRDefault="006319A3">
      <w:pPr>
        <w:jc w:val="both"/>
      </w:pPr>
      <w:r>
        <w:rPr>
          <w:b/>
        </w:rPr>
        <w:t>S2.</w:t>
      </w:r>
      <w:r>
        <w:t xml:space="preserve"> Predicted responses at selection intensity 1.7, per generation and per year (generation interval 2.8 years). Responses of the reference favourable index (Table 6) multiplied by 1.7 and by 1.7/2.8 = 0.607, respectively.</w:t>
      </w:r>
    </w:p>
    <w:tbl>
      <w:tblPr>
        <w:tblStyle w:val="PlainTable2"/>
        <w:tblW w:w="0" w:type="auto"/>
        <w:tblLook w:val="04A0" w:firstRow="1" w:lastRow="0" w:firstColumn="1" w:lastColumn="0" w:noHBand="0" w:noVBand="1"/>
      </w:tblPr>
      <w:tblGrid>
        <w:gridCol w:w="1289"/>
        <w:gridCol w:w="1289"/>
        <w:gridCol w:w="1289"/>
        <w:gridCol w:w="1289"/>
        <w:gridCol w:w="1289"/>
        <w:gridCol w:w="1289"/>
        <w:gridCol w:w="1289"/>
      </w:tblGrid>
      <w:tr w:rsidR="003F1339" w14:paraId="0D29B40F" w14:textId="77777777" w:rsidTr="003F13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9" w:type="dxa"/>
          </w:tcPr>
          <w:p w14:paraId="6531F1BD" w14:textId="77777777" w:rsidR="003F1339" w:rsidRDefault="006319A3">
            <w:pPr>
              <w:jc w:val="both"/>
            </w:pPr>
            <w:r>
              <w:rPr>
                <w:b w:val="0"/>
                <w:sz w:val="19"/>
              </w:rPr>
              <w:t>Index</w:t>
            </w:r>
          </w:p>
        </w:tc>
        <w:tc>
          <w:tcPr>
            <w:tcW w:w="1289" w:type="dxa"/>
          </w:tcPr>
          <w:p w14:paraId="4813CABC" w14:textId="77777777" w:rsidR="003F1339" w:rsidRDefault="006319A3">
            <w:pPr>
              <w:jc w:val="both"/>
              <w:cnfStyle w:val="100000000000" w:firstRow="1" w:lastRow="0" w:firstColumn="0" w:lastColumn="0" w:oddVBand="0" w:evenVBand="0" w:oddHBand="0" w:evenHBand="0" w:firstRowFirstColumn="0" w:firstRowLastColumn="0" w:lastRowFirstColumn="0" w:lastRowLastColumn="0"/>
            </w:pPr>
            <w:r>
              <w:rPr>
                <w:b w:val="0"/>
                <w:sz w:val="19"/>
              </w:rPr>
              <w:t>ΔCH₄ (g day⁻¹) per generation</w:t>
            </w:r>
          </w:p>
        </w:tc>
        <w:tc>
          <w:tcPr>
            <w:tcW w:w="1289" w:type="dxa"/>
          </w:tcPr>
          <w:p w14:paraId="3A55576D" w14:textId="77777777" w:rsidR="003F1339" w:rsidRDefault="006319A3">
            <w:pPr>
              <w:jc w:val="center"/>
              <w:cnfStyle w:val="100000000000" w:firstRow="1" w:lastRow="0" w:firstColumn="0" w:lastColumn="0" w:oddVBand="0" w:evenVBand="0" w:oddHBand="0" w:evenHBand="0" w:firstRowFirstColumn="0" w:firstRowLastColumn="0" w:lastRowFirstColumn="0" w:lastRowLastColumn="0"/>
            </w:pPr>
            <w:r>
              <w:rPr>
                <w:b w:val="0"/>
                <w:sz w:val="19"/>
              </w:rPr>
              <w:t>ΔMBW per generation</w:t>
            </w:r>
          </w:p>
        </w:tc>
        <w:tc>
          <w:tcPr>
            <w:tcW w:w="1289" w:type="dxa"/>
          </w:tcPr>
          <w:p w14:paraId="7707D539" w14:textId="77777777" w:rsidR="003F1339" w:rsidRDefault="006319A3">
            <w:pPr>
              <w:jc w:val="center"/>
              <w:cnfStyle w:val="100000000000" w:firstRow="1" w:lastRow="0" w:firstColumn="0" w:lastColumn="0" w:oddVBand="0" w:evenVBand="0" w:oddHBand="0" w:evenHBand="0" w:firstRowFirstColumn="0" w:firstRowLastColumn="0" w:lastRowFirstColumn="0" w:lastRowLastColumn="0"/>
            </w:pPr>
            <w:r>
              <w:rPr>
                <w:b w:val="0"/>
                <w:sz w:val="19"/>
              </w:rPr>
              <w:t>ΔCO₂ (g day⁻¹) per generation</w:t>
            </w:r>
          </w:p>
        </w:tc>
        <w:tc>
          <w:tcPr>
            <w:tcW w:w="1289" w:type="dxa"/>
          </w:tcPr>
          <w:p w14:paraId="028BE9BE" w14:textId="77777777" w:rsidR="003F1339" w:rsidRDefault="006319A3">
            <w:pPr>
              <w:jc w:val="center"/>
              <w:cnfStyle w:val="100000000000" w:firstRow="1" w:lastRow="0" w:firstColumn="0" w:lastColumn="0" w:oddVBand="0" w:evenVBand="0" w:oddHBand="0" w:evenHBand="0" w:firstRowFirstColumn="0" w:firstRowLastColumn="0" w:lastRowFirstColumn="0" w:lastRowLastColumn="0"/>
            </w:pPr>
            <w:r>
              <w:rPr>
                <w:b w:val="0"/>
                <w:sz w:val="19"/>
              </w:rPr>
              <w:t>ΔCH₄ per year</w:t>
            </w:r>
          </w:p>
        </w:tc>
        <w:tc>
          <w:tcPr>
            <w:tcW w:w="1289" w:type="dxa"/>
          </w:tcPr>
          <w:p w14:paraId="4C92BF37" w14:textId="77777777" w:rsidR="003F1339" w:rsidRDefault="006319A3">
            <w:pPr>
              <w:jc w:val="center"/>
              <w:cnfStyle w:val="100000000000" w:firstRow="1" w:lastRow="0" w:firstColumn="0" w:lastColumn="0" w:oddVBand="0" w:evenVBand="0" w:oddHBand="0" w:evenHBand="0" w:firstRowFirstColumn="0" w:firstRowLastColumn="0" w:lastRowFirstColumn="0" w:lastRowLastColumn="0"/>
            </w:pPr>
            <w:r>
              <w:rPr>
                <w:b w:val="0"/>
                <w:sz w:val="19"/>
              </w:rPr>
              <w:t>ΔMBW per year</w:t>
            </w:r>
          </w:p>
        </w:tc>
        <w:tc>
          <w:tcPr>
            <w:tcW w:w="1289" w:type="dxa"/>
          </w:tcPr>
          <w:p w14:paraId="34BE8CBB" w14:textId="77777777" w:rsidR="003F1339" w:rsidRDefault="006319A3">
            <w:pPr>
              <w:jc w:val="center"/>
              <w:cnfStyle w:val="100000000000" w:firstRow="1" w:lastRow="0" w:firstColumn="0" w:lastColumn="0" w:oddVBand="0" w:evenVBand="0" w:oddHBand="0" w:evenHBand="0" w:firstRowFirstColumn="0" w:firstRowLastColumn="0" w:lastRowFirstColumn="0" w:lastRowLastColumn="0"/>
            </w:pPr>
            <w:r>
              <w:rPr>
                <w:b w:val="0"/>
                <w:sz w:val="19"/>
              </w:rPr>
              <w:t>ΔCO₂ per year</w:t>
            </w:r>
          </w:p>
        </w:tc>
      </w:tr>
      <w:tr w:rsidR="003F1339" w14:paraId="4E77C088" w14:textId="77777777" w:rsidTr="003F1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9" w:type="dxa"/>
          </w:tcPr>
          <w:p w14:paraId="13ED59ED" w14:textId="77777777" w:rsidR="003F1339" w:rsidRDefault="006319A3">
            <w:pPr>
              <w:jc w:val="both"/>
            </w:pPr>
            <w:r>
              <w:rPr>
                <w:b w:val="0"/>
                <w:sz w:val="19"/>
              </w:rPr>
              <w:t>Reference: CH₄ reduced, MBW and CO₂ held at zero</w:t>
            </w:r>
          </w:p>
        </w:tc>
        <w:tc>
          <w:tcPr>
            <w:tcW w:w="1289" w:type="dxa"/>
          </w:tcPr>
          <w:p w14:paraId="139F8E99" w14:textId="77777777" w:rsidR="003F1339" w:rsidRDefault="006319A3">
            <w:pPr>
              <w:jc w:val="both"/>
              <w:cnfStyle w:val="000000100000" w:firstRow="0" w:lastRow="0" w:firstColumn="0" w:lastColumn="0" w:oddVBand="0" w:evenVBand="0" w:oddHBand="1" w:evenHBand="0" w:firstRowFirstColumn="0" w:firstRowLastColumn="0" w:lastRowFirstColumn="0" w:lastRowLastColumn="0"/>
            </w:pPr>
            <w:r>
              <w:rPr>
                <w:sz w:val="19"/>
              </w:rPr>
              <w:t>−1.04</w:t>
            </w:r>
          </w:p>
        </w:tc>
        <w:tc>
          <w:tcPr>
            <w:tcW w:w="1289" w:type="dxa"/>
          </w:tcPr>
          <w:p w14:paraId="6B2E5194"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0.00</w:t>
            </w:r>
          </w:p>
        </w:tc>
        <w:tc>
          <w:tcPr>
            <w:tcW w:w="1289" w:type="dxa"/>
          </w:tcPr>
          <w:p w14:paraId="6AFC9E56"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0.0</w:t>
            </w:r>
          </w:p>
        </w:tc>
        <w:tc>
          <w:tcPr>
            <w:tcW w:w="1289" w:type="dxa"/>
          </w:tcPr>
          <w:p w14:paraId="785347F1"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−0.37</w:t>
            </w:r>
          </w:p>
        </w:tc>
        <w:tc>
          <w:tcPr>
            <w:tcW w:w="1289" w:type="dxa"/>
          </w:tcPr>
          <w:p w14:paraId="2DFBEEC0"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0.00</w:t>
            </w:r>
          </w:p>
        </w:tc>
        <w:tc>
          <w:tcPr>
            <w:tcW w:w="1289" w:type="dxa"/>
          </w:tcPr>
          <w:p w14:paraId="3502FB84"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0.0</w:t>
            </w:r>
          </w:p>
        </w:tc>
      </w:tr>
    </w:tbl>
    <w:p w14:paraId="6322097B" w14:textId="77777777" w:rsidR="003F1339" w:rsidRDefault="003F1339"/>
    <w:p w14:paraId="2BD298FD" w14:textId="77777777" w:rsidR="003F1339" w:rsidRDefault="006319A3">
      <w:pPr>
        <w:jc w:val="both"/>
      </w:pPr>
      <w:r>
        <w:rPr>
          <w:b/>
        </w:rPr>
        <w:lastRenderedPageBreak/>
        <w:t>S3.</w:t>
      </w:r>
      <w:r>
        <w:t xml:space="preserve"> Genetic parameters from the trivariate analysis of CH₄, MBW and CO₂ used in the selection index analysis.</w:t>
      </w:r>
    </w:p>
    <w:tbl>
      <w:tblPr>
        <w:tblStyle w:val="PlainTable2"/>
        <w:tblW w:w="0" w:type="auto"/>
        <w:tblLook w:val="04A0" w:firstRow="1" w:lastRow="0" w:firstColumn="1" w:lastColumn="0" w:noHBand="0" w:noVBand="1"/>
      </w:tblPr>
      <w:tblGrid>
        <w:gridCol w:w="1128"/>
        <w:gridCol w:w="1128"/>
        <w:gridCol w:w="1128"/>
        <w:gridCol w:w="1128"/>
        <w:gridCol w:w="1128"/>
        <w:gridCol w:w="1128"/>
        <w:gridCol w:w="1128"/>
        <w:gridCol w:w="1128"/>
      </w:tblGrid>
      <w:tr w:rsidR="003F1339" w14:paraId="159433D9" w14:textId="77777777" w:rsidTr="003F13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8" w:type="dxa"/>
          </w:tcPr>
          <w:p w14:paraId="4943EB90" w14:textId="77777777" w:rsidR="003F1339" w:rsidRDefault="006319A3">
            <w:pPr>
              <w:jc w:val="both"/>
            </w:pPr>
            <w:r>
              <w:rPr>
                <w:b w:val="0"/>
                <w:sz w:val="19"/>
              </w:rPr>
              <w:t>Trait</w:t>
            </w:r>
          </w:p>
        </w:tc>
        <w:tc>
          <w:tcPr>
            <w:tcW w:w="1128" w:type="dxa"/>
          </w:tcPr>
          <w:p w14:paraId="4DB0E25B" w14:textId="77777777" w:rsidR="003F1339" w:rsidRDefault="006319A3">
            <w:pPr>
              <w:jc w:val="both"/>
              <w:cnfStyle w:val="100000000000" w:firstRow="1" w:lastRow="0" w:firstColumn="0" w:lastColumn="0" w:oddVBand="0" w:evenVBand="0" w:oddHBand="0" w:evenHBand="0" w:firstRowFirstColumn="0" w:firstRowLastColumn="0" w:lastRowFirstColumn="0" w:lastRowLastColumn="0"/>
            </w:pPr>
            <w:r>
              <w:rPr>
                <w:b w:val="0"/>
                <w:sz w:val="19"/>
              </w:rPr>
              <w:t>Mean</w:t>
            </w:r>
          </w:p>
        </w:tc>
        <w:tc>
          <w:tcPr>
            <w:tcW w:w="1128" w:type="dxa"/>
          </w:tcPr>
          <w:p w14:paraId="15E89E3E" w14:textId="77777777" w:rsidR="003F1339" w:rsidRDefault="006319A3">
            <w:pPr>
              <w:jc w:val="center"/>
              <w:cnfStyle w:val="100000000000" w:firstRow="1" w:lastRow="0" w:firstColumn="0" w:lastColumn="0" w:oddVBand="0" w:evenVBand="0" w:oddHBand="0" w:evenHBand="0" w:firstRowFirstColumn="0" w:firstRowLastColumn="0" w:lastRowFirstColumn="0" w:lastRowLastColumn="0"/>
            </w:pPr>
            <w:r>
              <w:rPr>
                <w:b w:val="0"/>
                <w:sz w:val="19"/>
              </w:rPr>
              <w:t>σa</w:t>
            </w:r>
          </w:p>
        </w:tc>
        <w:tc>
          <w:tcPr>
            <w:tcW w:w="1128" w:type="dxa"/>
          </w:tcPr>
          <w:p w14:paraId="180B7A8E" w14:textId="77777777" w:rsidR="003F1339" w:rsidRDefault="006319A3">
            <w:pPr>
              <w:jc w:val="center"/>
              <w:cnfStyle w:val="100000000000" w:firstRow="1" w:lastRow="0" w:firstColumn="0" w:lastColumn="0" w:oddVBand="0" w:evenVBand="0" w:oddHBand="0" w:evenHBand="0" w:firstRowFirstColumn="0" w:firstRowLastColumn="0" w:lastRowFirstColumn="0" w:lastRowLastColumn="0"/>
            </w:pPr>
            <w:r>
              <w:rPr>
                <w:b w:val="0"/>
                <w:sz w:val="19"/>
              </w:rPr>
              <w:t>σp</w:t>
            </w:r>
          </w:p>
        </w:tc>
        <w:tc>
          <w:tcPr>
            <w:tcW w:w="1128" w:type="dxa"/>
          </w:tcPr>
          <w:p w14:paraId="0B695EC0" w14:textId="77777777" w:rsidR="003F1339" w:rsidRDefault="006319A3">
            <w:pPr>
              <w:jc w:val="center"/>
              <w:cnfStyle w:val="100000000000" w:firstRow="1" w:lastRow="0" w:firstColumn="0" w:lastColumn="0" w:oddVBand="0" w:evenVBand="0" w:oddHBand="0" w:evenHBand="0" w:firstRowFirstColumn="0" w:firstRowLastColumn="0" w:lastRowFirstColumn="0" w:lastRowLastColumn="0"/>
            </w:pPr>
            <w:r>
              <w:rPr>
                <w:b w:val="0"/>
                <w:sz w:val="19"/>
              </w:rPr>
              <w:t>h² (SE)</w:t>
            </w:r>
          </w:p>
        </w:tc>
        <w:tc>
          <w:tcPr>
            <w:tcW w:w="1128" w:type="dxa"/>
          </w:tcPr>
          <w:p w14:paraId="646491F6" w14:textId="77777777" w:rsidR="003F1339" w:rsidRDefault="006319A3">
            <w:pPr>
              <w:jc w:val="center"/>
              <w:cnfStyle w:val="100000000000" w:firstRow="1" w:lastRow="0" w:firstColumn="0" w:lastColumn="0" w:oddVBand="0" w:evenVBand="0" w:oddHBand="0" w:evenHBand="0" w:firstRowFirstColumn="0" w:firstRowLastColumn="0" w:lastRowFirstColumn="0" w:lastRowLastColumn="0"/>
            </w:pPr>
            <w:r>
              <w:rPr>
                <w:b w:val="0"/>
                <w:sz w:val="19"/>
              </w:rPr>
              <w:t>rg with CH₄ (SE)</w:t>
            </w:r>
          </w:p>
        </w:tc>
        <w:tc>
          <w:tcPr>
            <w:tcW w:w="1128" w:type="dxa"/>
          </w:tcPr>
          <w:p w14:paraId="01407CA3" w14:textId="77777777" w:rsidR="003F1339" w:rsidRDefault="006319A3">
            <w:pPr>
              <w:jc w:val="center"/>
              <w:cnfStyle w:val="100000000000" w:firstRow="1" w:lastRow="0" w:firstColumn="0" w:lastColumn="0" w:oddVBand="0" w:evenVBand="0" w:oddHBand="0" w:evenHBand="0" w:firstRowFirstColumn="0" w:firstRowLastColumn="0" w:lastRowFirstColumn="0" w:lastRowLastColumn="0"/>
            </w:pPr>
            <w:r>
              <w:rPr>
                <w:b w:val="0"/>
                <w:sz w:val="19"/>
              </w:rPr>
              <w:t>rg with MBW (SE)</w:t>
            </w:r>
          </w:p>
        </w:tc>
        <w:tc>
          <w:tcPr>
            <w:tcW w:w="1128" w:type="dxa"/>
          </w:tcPr>
          <w:p w14:paraId="21FA2CC5" w14:textId="77777777" w:rsidR="003F1339" w:rsidRDefault="006319A3">
            <w:pPr>
              <w:jc w:val="center"/>
              <w:cnfStyle w:val="100000000000" w:firstRow="1" w:lastRow="0" w:firstColumn="0" w:lastColumn="0" w:oddVBand="0" w:evenVBand="0" w:oddHBand="0" w:evenHBand="0" w:firstRowFirstColumn="0" w:firstRowLastColumn="0" w:lastRowFirstColumn="0" w:lastRowLastColumn="0"/>
            </w:pPr>
            <w:r>
              <w:rPr>
                <w:b w:val="0"/>
                <w:sz w:val="19"/>
              </w:rPr>
              <w:t>rg with CO₂ (SE)</w:t>
            </w:r>
          </w:p>
        </w:tc>
      </w:tr>
      <w:tr w:rsidR="003F1339" w14:paraId="5049FCA4" w14:textId="77777777" w:rsidTr="003F1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8" w:type="dxa"/>
          </w:tcPr>
          <w:p w14:paraId="7195C63C" w14:textId="77777777" w:rsidR="003F1339" w:rsidRDefault="006319A3">
            <w:pPr>
              <w:jc w:val="both"/>
            </w:pPr>
            <w:r>
              <w:rPr>
                <w:b w:val="0"/>
                <w:sz w:val="19"/>
              </w:rPr>
              <w:t>CH₄ (g day⁻¹)</w:t>
            </w:r>
          </w:p>
        </w:tc>
        <w:tc>
          <w:tcPr>
            <w:tcW w:w="1128" w:type="dxa"/>
          </w:tcPr>
          <w:p w14:paraId="19E2EF69" w14:textId="77777777" w:rsidR="003F1339" w:rsidRDefault="006319A3">
            <w:pPr>
              <w:jc w:val="both"/>
              <w:cnfStyle w:val="000000100000" w:firstRow="0" w:lastRow="0" w:firstColumn="0" w:lastColumn="0" w:oddVBand="0" w:evenVBand="0" w:oddHBand="1" w:evenHBand="0" w:firstRowFirstColumn="0" w:firstRowLastColumn="0" w:lastRowFirstColumn="0" w:lastRowLastColumn="0"/>
            </w:pPr>
            <w:r>
              <w:rPr>
                <w:sz w:val="19"/>
              </w:rPr>
              <w:t>17.90</w:t>
            </w:r>
          </w:p>
        </w:tc>
        <w:tc>
          <w:tcPr>
            <w:tcW w:w="1128" w:type="dxa"/>
          </w:tcPr>
          <w:p w14:paraId="320757E7"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2.10</w:t>
            </w:r>
          </w:p>
        </w:tc>
        <w:tc>
          <w:tcPr>
            <w:tcW w:w="1128" w:type="dxa"/>
          </w:tcPr>
          <w:p w14:paraId="5EC3FAB4"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4.02</w:t>
            </w:r>
          </w:p>
        </w:tc>
        <w:tc>
          <w:tcPr>
            <w:tcW w:w="1128" w:type="dxa"/>
          </w:tcPr>
          <w:p w14:paraId="1F75B7AA"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0.273 (0.017)</w:t>
            </w:r>
          </w:p>
        </w:tc>
        <w:tc>
          <w:tcPr>
            <w:tcW w:w="1128" w:type="dxa"/>
          </w:tcPr>
          <w:p w14:paraId="0213BA4C"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w:t>
            </w:r>
          </w:p>
        </w:tc>
        <w:tc>
          <w:tcPr>
            <w:tcW w:w="1128" w:type="dxa"/>
          </w:tcPr>
          <w:p w14:paraId="49DE984D"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0.69 (0.03)</w:t>
            </w:r>
          </w:p>
        </w:tc>
        <w:tc>
          <w:tcPr>
            <w:tcW w:w="1128" w:type="dxa"/>
          </w:tcPr>
          <w:p w14:paraId="7B859FA2"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0.57 (0.03)</w:t>
            </w:r>
          </w:p>
        </w:tc>
      </w:tr>
      <w:tr w:rsidR="003F1339" w14:paraId="5FF9A45B" w14:textId="77777777" w:rsidTr="003F1339">
        <w:tc>
          <w:tcPr>
            <w:cnfStyle w:val="001000000000" w:firstRow="0" w:lastRow="0" w:firstColumn="1" w:lastColumn="0" w:oddVBand="0" w:evenVBand="0" w:oddHBand="0" w:evenHBand="0" w:firstRowFirstColumn="0" w:firstRowLastColumn="0" w:lastRowFirstColumn="0" w:lastRowLastColumn="0"/>
            <w:tcW w:w="1128" w:type="dxa"/>
          </w:tcPr>
          <w:p w14:paraId="416E03E8" w14:textId="77777777" w:rsidR="003F1339" w:rsidRDefault="006319A3">
            <w:pPr>
              <w:jc w:val="both"/>
            </w:pPr>
            <w:r>
              <w:rPr>
                <w:b w:val="0"/>
                <w:sz w:val="19"/>
              </w:rPr>
              <w:t>MBW (kg⁰·⁷⁵)</w:t>
            </w:r>
          </w:p>
        </w:tc>
        <w:tc>
          <w:tcPr>
            <w:tcW w:w="1128" w:type="dxa"/>
          </w:tcPr>
          <w:p w14:paraId="3498BD70" w14:textId="77777777" w:rsidR="003F1339" w:rsidRDefault="006319A3">
            <w:pPr>
              <w:jc w:val="both"/>
              <w:cnfStyle w:val="000000000000" w:firstRow="0" w:lastRow="0" w:firstColumn="0" w:lastColumn="0" w:oddVBand="0" w:evenVBand="0" w:oddHBand="0" w:evenHBand="0" w:firstRowFirstColumn="0" w:firstRowLastColumn="0" w:lastRowFirstColumn="0" w:lastRowLastColumn="0"/>
            </w:pPr>
            <w:r>
              <w:rPr>
                <w:sz w:val="19"/>
              </w:rPr>
              <w:t>22.10</w:t>
            </w:r>
          </w:p>
        </w:tc>
        <w:tc>
          <w:tcPr>
            <w:tcW w:w="1128" w:type="dxa"/>
          </w:tcPr>
          <w:p w14:paraId="62A84994"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1.75</w:t>
            </w:r>
          </w:p>
        </w:tc>
        <w:tc>
          <w:tcPr>
            <w:tcW w:w="1128" w:type="dxa"/>
          </w:tcPr>
          <w:p w14:paraId="6D1B8F13"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2.30</w:t>
            </w:r>
          </w:p>
        </w:tc>
        <w:tc>
          <w:tcPr>
            <w:tcW w:w="1128" w:type="dxa"/>
          </w:tcPr>
          <w:p w14:paraId="554CC3B6"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0.582 (0.019)</w:t>
            </w:r>
          </w:p>
        </w:tc>
        <w:tc>
          <w:tcPr>
            <w:tcW w:w="1128" w:type="dxa"/>
          </w:tcPr>
          <w:p w14:paraId="7CFD0809"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0.69 (0.03)</w:t>
            </w:r>
          </w:p>
        </w:tc>
        <w:tc>
          <w:tcPr>
            <w:tcW w:w="1128" w:type="dxa"/>
          </w:tcPr>
          <w:p w14:paraId="122A4931"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w:t>
            </w:r>
          </w:p>
        </w:tc>
        <w:tc>
          <w:tcPr>
            <w:tcW w:w="1128" w:type="dxa"/>
          </w:tcPr>
          <w:p w14:paraId="7B46A374"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0.83 (0.02)</w:t>
            </w:r>
          </w:p>
        </w:tc>
      </w:tr>
      <w:tr w:rsidR="003F1339" w14:paraId="36C2AA20" w14:textId="77777777" w:rsidTr="003F1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8" w:type="dxa"/>
          </w:tcPr>
          <w:p w14:paraId="072323C9" w14:textId="77777777" w:rsidR="003F1339" w:rsidRDefault="006319A3">
            <w:pPr>
              <w:jc w:val="both"/>
            </w:pPr>
            <w:r>
              <w:rPr>
                <w:b w:val="0"/>
                <w:sz w:val="19"/>
              </w:rPr>
              <w:t>CO₂ (g day⁻¹)</w:t>
            </w:r>
          </w:p>
        </w:tc>
        <w:tc>
          <w:tcPr>
            <w:tcW w:w="1128" w:type="dxa"/>
          </w:tcPr>
          <w:p w14:paraId="6A2078A2" w14:textId="77777777" w:rsidR="003F1339" w:rsidRDefault="006319A3">
            <w:pPr>
              <w:jc w:val="both"/>
              <w:cnfStyle w:val="000000100000" w:firstRow="0" w:lastRow="0" w:firstColumn="0" w:lastColumn="0" w:oddVBand="0" w:evenVBand="0" w:oddHBand="1" w:evenHBand="0" w:firstRowFirstColumn="0" w:firstRowLastColumn="0" w:lastRowFirstColumn="0" w:lastRowLastColumn="0"/>
            </w:pPr>
            <w:r>
              <w:rPr>
                <w:sz w:val="19"/>
              </w:rPr>
              <w:t>1189.64</w:t>
            </w:r>
          </w:p>
        </w:tc>
        <w:tc>
          <w:tcPr>
            <w:tcW w:w="1128" w:type="dxa"/>
          </w:tcPr>
          <w:p w14:paraId="7AC0DBE7"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169.8</w:t>
            </w:r>
          </w:p>
        </w:tc>
        <w:tc>
          <w:tcPr>
            <w:tcW w:w="1128" w:type="dxa"/>
          </w:tcPr>
          <w:p w14:paraId="53C13330"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265.6</w:t>
            </w:r>
          </w:p>
        </w:tc>
        <w:tc>
          <w:tcPr>
            <w:tcW w:w="1128" w:type="dxa"/>
          </w:tcPr>
          <w:p w14:paraId="35D5A576"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0.409 (0.017)</w:t>
            </w:r>
          </w:p>
        </w:tc>
        <w:tc>
          <w:tcPr>
            <w:tcW w:w="1128" w:type="dxa"/>
          </w:tcPr>
          <w:p w14:paraId="60395E5B"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0.57 (0.03)</w:t>
            </w:r>
          </w:p>
        </w:tc>
        <w:tc>
          <w:tcPr>
            <w:tcW w:w="1128" w:type="dxa"/>
          </w:tcPr>
          <w:p w14:paraId="13E5B5A2"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0.83 (0.02)</w:t>
            </w:r>
          </w:p>
        </w:tc>
        <w:tc>
          <w:tcPr>
            <w:tcW w:w="1128" w:type="dxa"/>
          </w:tcPr>
          <w:p w14:paraId="6E75C2E4"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w:t>
            </w:r>
          </w:p>
        </w:tc>
      </w:tr>
    </w:tbl>
    <w:p w14:paraId="65056CDB" w14:textId="77777777" w:rsidR="003F1339" w:rsidRDefault="003F1339"/>
    <w:p w14:paraId="1C2E0898" w14:textId="77777777" w:rsidR="003F1339" w:rsidRDefault="006319A3">
      <w:pPr>
        <w:jc w:val="both"/>
      </w:pPr>
      <w:r>
        <w:rPr>
          <w:i/>
          <w:sz w:val="20"/>
        </w:rPr>
        <w:t>σa and σp are genetic and phenotypic standard deviations from the fitted variance components; σp is conditional on the fixed effects. Phenotypic correlations: CH₄–MBW 0.36, CH₄–CO₂ 0.37, MBW–CO₂ 0.50 (SE ≤ 0.01). h² = heritability.</w:t>
      </w:r>
    </w:p>
    <w:p w14:paraId="2D0C6C70" w14:textId="77777777" w:rsidR="003F1339" w:rsidRDefault="006319A3">
      <w:pPr>
        <w:jc w:val="both"/>
      </w:pPr>
      <w:r>
        <w:rPr>
          <w:b/>
        </w:rPr>
        <w:t>S4.</w:t>
      </w:r>
      <w:r>
        <w:t xml:space="preserve"> Selection index weights (b, applied to phenotypes; relative weights, not economic values) giving the reference favourable response (CH₄ reduced, MBW and CO₂ held at zero response), written for each methane trait.</w:t>
      </w:r>
    </w:p>
    <w:tbl>
      <w:tblPr>
        <w:tblStyle w:val="PlainTable2"/>
        <w:tblW w:w="0" w:type="auto"/>
        <w:tblLook w:val="04A0" w:firstRow="1" w:lastRow="0" w:firstColumn="1" w:lastColumn="0" w:noHBand="0" w:noVBand="1"/>
      </w:tblPr>
      <w:tblGrid>
        <w:gridCol w:w="2256"/>
        <w:gridCol w:w="2256"/>
        <w:gridCol w:w="2256"/>
        <w:gridCol w:w="2256"/>
      </w:tblGrid>
      <w:tr w:rsidR="003F1339" w14:paraId="353DC560" w14:textId="77777777" w:rsidTr="003F13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6" w:type="dxa"/>
          </w:tcPr>
          <w:p w14:paraId="50A8C786" w14:textId="77777777" w:rsidR="003F1339" w:rsidRDefault="006319A3">
            <w:pPr>
              <w:jc w:val="both"/>
            </w:pPr>
            <w:r>
              <w:rPr>
                <w:b w:val="0"/>
                <w:sz w:val="19"/>
              </w:rPr>
              <w:t>Goal coordinates</w:t>
            </w:r>
          </w:p>
        </w:tc>
        <w:tc>
          <w:tcPr>
            <w:tcW w:w="2256" w:type="dxa"/>
          </w:tcPr>
          <w:p w14:paraId="75FB3A6A" w14:textId="77777777" w:rsidR="003F1339" w:rsidRDefault="006319A3">
            <w:pPr>
              <w:jc w:val="both"/>
              <w:cnfStyle w:val="100000000000" w:firstRow="1" w:lastRow="0" w:firstColumn="0" w:lastColumn="0" w:oddVBand="0" w:evenVBand="0" w:oddHBand="0" w:evenHBand="0" w:firstRowFirstColumn="0" w:firstRowLastColumn="0" w:lastRowFirstColumn="0" w:lastRowLastColumn="0"/>
            </w:pPr>
            <w:r>
              <w:rPr>
                <w:b w:val="0"/>
                <w:sz w:val="19"/>
              </w:rPr>
              <w:t>Weight on methane term (per g day⁻¹)</w:t>
            </w:r>
          </w:p>
        </w:tc>
        <w:tc>
          <w:tcPr>
            <w:tcW w:w="2256" w:type="dxa"/>
          </w:tcPr>
          <w:p w14:paraId="41FCF370" w14:textId="77777777" w:rsidR="003F1339" w:rsidRDefault="006319A3">
            <w:pPr>
              <w:jc w:val="center"/>
              <w:cnfStyle w:val="100000000000" w:firstRow="1" w:lastRow="0" w:firstColumn="0" w:lastColumn="0" w:oddVBand="0" w:evenVBand="0" w:oddHBand="0" w:evenHBand="0" w:firstRowFirstColumn="0" w:firstRowLastColumn="0" w:lastRowFirstColumn="0" w:lastRowLastColumn="0"/>
            </w:pPr>
            <w:r>
              <w:rPr>
                <w:b w:val="0"/>
                <w:sz w:val="19"/>
              </w:rPr>
              <w:t>Weight on MBW (per kg⁰·⁷⁵)</w:t>
            </w:r>
          </w:p>
        </w:tc>
        <w:tc>
          <w:tcPr>
            <w:tcW w:w="2256" w:type="dxa"/>
          </w:tcPr>
          <w:p w14:paraId="2013DE24" w14:textId="77777777" w:rsidR="003F1339" w:rsidRDefault="006319A3">
            <w:pPr>
              <w:jc w:val="center"/>
              <w:cnfStyle w:val="100000000000" w:firstRow="1" w:lastRow="0" w:firstColumn="0" w:lastColumn="0" w:oddVBand="0" w:evenVBand="0" w:oddHBand="0" w:evenHBand="0" w:firstRowFirstColumn="0" w:firstRowLastColumn="0" w:lastRowFirstColumn="0" w:lastRowLastColumn="0"/>
            </w:pPr>
            <w:r>
              <w:rPr>
                <w:b w:val="0"/>
                <w:sz w:val="19"/>
              </w:rPr>
              <w:t>Weight on CO₂ (per g day⁻¹)</w:t>
            </w:r>
          </w:p>
        </w:tc>
      </w:tr>
      <w:tr w:rsidR="003F1339" w14:paraId="4E536EF4" w14:textId="77777777" w:rsidTr="003F1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6" w:type="dxa"/>
          </w:tcPr>
          <w:p w14:paraId="1DC9B37E" w14:textId="77777777" w:rsidR="003F1339" w:rsidRDefault="006319A3">
            <w:pPr>
              <w:jc w:val="both"/>
            </w:pPr>
            <w:r>
              <w:rPr>
                <w:b w:val="0"/>
                <w:sz w:val="19"/>
              </w:rPr>
              <w:t>Absolute CH₄ goal (CH₄, MBW, CO₂ as themselves)</w:t>
            </w:r>
          </w:p>
        </w:tc>
        <w:tc>
          <w:tcPr>
            <w:tcW w:w="2256" w:type="dxa"/>
          </w:tcPr>
          <w:p w14:paraId="5DF7A46A" w14:textId="77777777" w:rsidR="003F1339" w:rsidRDefault="006319A3">
            <w:pPr>
              <w:jc w:val="both"/>
              <w:cnfStyle w:val="000000100000" w:firstRow="0" w:lastRow="0" w:firstColumn="0" w:lastColumn="0" w:oddVBand="0" w:evenVBand="0" w:oddHBand="1" w:evenHBand="0" w:firstRowFirstColumn="0" w:firstRowLastColumn="0" w:lastRowFirstColumn="0" w:lastRowLastColumn="0"/>
            </w:pPr>
            <w:r>
              <w:rPr>
                <w:sz w:val="19"/>
              </w:rPr>
              <w:t>−0.1618</w:t>
            </w:r>
          </w:p>
        </w:tc>
        <w:tc>
          <w:tcPr>
            <w:tcW w:w="2256" w:type="dxa"/>
          </w:tcPr>
          <w:p w14:paraId="006B66D4"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0.1348</w:t>
            </w:r>
          </w:p>
        </w:tc>
        <w:tc>
          <w:tcPr>
            <w:tcW w:w="2256" w:type="dxa"/>
          </w:tcPr>
          <w:p w14:paraId="33549135"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−9.856×10⁻⁶</w:t>
            </w:r>
          </w:p>
        </w:tc>
      </w:tr>
      <w:tr w:rsidR="003F1339" w14:paraId="78C28F53" w14:textId="77777777" w:rsidTr="003F1339">
        <w:tc>
          <w:tcPr>
            <w:cnfStyle w:val="001000000000" w:firstRow="0" w:lastRow="0" w:firstColumn="1" w:lastColumn="0" w:oddVBand="0" w:evenVBand="0" w:oddHBand="0" w:evenHBand="0" w:firstRowFirstColumn="0" w:firstRowLastColumn="0" w:lastRowFirstColumn="0" w:lastRowLastColumn="0"/>
            <w:tcW w:w="2256" w:type="dxa"/>
          </w:tcPr>
          <w:p w14:paraId="71D45DAB" w14:textId="77777777" w:rsidR="003F1339" w:rsidRDefault="006319A3">
            <w:pPr>
              <w:jc w:val="both"/>
            </w:pPr>
            <w:r>
              <w:rPr>
                <w:b w:val="0"/>
                <w:sz w:val="19"/>
              </w:rPr>
              <w:t>Genetic-residual goal (weights on residual, MBW, CO₂)</w:t>
            </w:r>
          </w:p>
        </w:tc>
        <w:tc>
          <w:tcPr>
            <w:tcW w:w="2256" w:type="dxa"/>
          </w:tcPr>
          <w:p w14:paraId="7B1A552A" w14:textId="77777777" w:rsidR="003F1339" w:rsidRDefault="006319A3">
            <w:pPr>
              <w:jc w:val="both"/>
              <w:cnfStyle w:val="000000000000" w:firstRow="0" w:lastRow="0" w:firstColumn="0" w:lastColumn="0" w:oddVBand="0" w:evenVBand="0" w:oddHBand="0" w:evenHBand="0" w:firstRowFirstColumn="0" w:firstRowLastColumn="0" w:lastRowFirstColumn="0" w:lastRowLastColumn="0"/>
            </w:pPr>
            <w:r>
              <w:rPr>
                <w:sz w:val="19"/>
              </w:rPr>
              <w:t>−0.1618</w:t>
            </w:r>
          </w:p>
        </w:tc>
        <w:tc>
          <w:tcPr>
            <w:tcW w:w="2256" w:type="dxa"/>
          </w:tcPr>
          <w:p w14:paraId="3C4229C3"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0</w:t>
            </w:r>
          </w:p>
        </w:tc>
        <w:tc>
          <w:tcPr>
            <w:tcW w:w="2256" w:type="dxa"/>
          </w:tcPr>
          <w:p w14:paraId="51490145" w14:textId="77777777" w:rsidR="003F1339" w:rsidRDefault="006319A3">
            <w:pPr>
              <w:jc w:val="center"/>
              <w:cnfStyle w:val="000000000000" w:firstRow="0" w:lastRow="0" w:firstColumn="0" w:lastColumn="0" w:oddVBand="0" w:evenVBand="0" w:oddHBand="0" w:evenHBand="0" w:firstRowFirstColumn="0" w:firstRowLastColumn="0" w:lastRowFirstColumn="0" w:lastRowLastColumn="0"/>
            </w:pPr>
            <w:r>
              <w:rPr>
                <w:sz w:val="19"/>
              </w:rPr>
              <w:t>0</w:t>
            </w:r>
          </w:p>
        </w:tc>
      </w:tr>
      <w:tr w:rsidR="003F1339" w14:paraId="4842FC36" w14:textId="77777777" w:rsidTr="003F1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6" w:type="dxa"/>
          </w:tcPr>
          <w:p w14:paraId="5B016C7F" w14:textId="77777777" w:rsidR="003F1339" w:rsidRDefault="006319A3">
            <w:pPr>
              <w:jc w:val="both"/>
            </w:pPr>
            <w:r>
              <w:rPr>
                <w:b w:val="0"/>
                <w:sz w:val="19"/>
              </w:rPr>
              <w:t>Phenotypic-residual goal (weights on residual, MBW, CO₂)</w:t>
            </w:r>
          </w:p>
        </w:tc>
        <w:tc>
          <w:tcPr>
            <w:tcW w:w="2256" w:type="dxa"/>
          </w:tcPr>
          <w:p w14:paraId="60AC1C07" w14:textId="77777777" w:rsidR="003F1339" w:rsidRDefault="006319A3">
            <w:pPr>
              <w:jc w:val="both"/>
              <w:cnfStyle w:val="000000100000" w:firstRow="0" w:lastRow="0" w:firstColumn="0" w:lastColumn="0" w:oddVBand="0" w:evenVBand="0" w:oddHBand="1" w:evenHBand="0" w:firstRowFirstColumn="0" w:firstRowLastColumn="0" w:lastRowFirstColumn="0" w:lastRowLastColumn="0"/>
            </w:pPr>
            <w:r>
              <w:rPr>
                <w:sz w:val="19"/>
              </w:rPr>
              <w:t>−0.1618</w:t>
            </w:r>
          </w:p>
        </w:tc>
        <w:tc>
          <w:tcPr>
            <w:tcW w:w="2256" w:type="dxa"/>
          </w:tcPr>
          <w:p w14:paraId="45BC14DB"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0.0664</w:t>
            </w:r>
          </w:p>
        </w:tc>
        <w:tc>
          <w:tcPr>
            <w:tcW w:w="2256" w:type="dxa"/>
          </w:tcPr>
          <w:p w14:paraId="5B78E701" w14:textId="77777777" w:rsidR="003F1339" w:rsidRDefault="006319A3">
            <w:pPr>
              <w:jc w:val="center"/>
              <w:cnfStyle w:val="000000100000" w:firstRow="0" w:lastRow="0" w:firstColumn="0" w:lastColumn="0" w:oddVBand="0" w:evenVBand="0" w:oddHBand="1" w:evenHBand="0" w:firstRowFirstColumn="0" w:firstRowLastColumn="0" w:lastRowFirstColumn="0" w:lastRowLastColumn="0"/>
            </w:pPr>
            <w:r>
              <w:rPr>
                <w:sz w:val="19"/>
              </w:rPr>
              <w:t>−6.095×10⁻⁴</w:t>
            </w:r>
          </w:p>
        </w:tc>
      </w:tr>
    </w:tbl>
    <w:p w14:paraId="4CD27E34" w14:textId="77777777" w:rsidR="003F1339" w:rsidRDefault="003F1339"/>
    <w:p w14:paraId="424081E2" w14:textId="77777777" w:rsidR="003F1339" w:rsidRDefault="006319A3">
      <w:pPr>
        <w:jc w:val="both"/>
      </w:pPr>
      <w:r>
        <w:rPr>
          <w:i/>
          <w:sz w:val="20"/>
        </w:rPr>
        <w:t xml:space="preserve">The methane term is CH₄, the genetic residual or the phenotypic residual, respectively; all three rows are the same index and give the same responses (Table 6). Weights are selection index weights (b) on the phenotypes, not </w:t>
      </w:r>
      <w:r>
        <w:rPr>
          <w:i/>
          <w:sz w:val="20"/>
        </w:rPr>
        <w:lastRenderedPageBreak/>
        <w:t>economic values; multiplying all three by a constant gives the same index and responses. Expressed as relative emphasis (index weight × phenotypic standard deviation from the trivariate model, as a percentage of the summed absolute values), the index places −68% on CH₄, +32% on MBW and −0.3% on CO₂, identically for all three rows. In each row, the MBW and CO₂ weights are those added on top of any already built into the methane term, which is why they are zero for the genetic residual. Weights are on unscaled phenotypes; the CO₂ weight is numerically small because CO₂ is measured in g day⁻¹.</w:t>
      </w:r>
    </w:p>
    <w:p w14:paraId="74B3C4F2" w14:textId="77777777" w:rsidR="00D638A3" w:rsidRDefault="006319A3">
      <w:pPr>
        <w:pStyle w:val="Subheadings"/>
        <w:rPr>
          <w:b w:val="0"/>
          <w:sz w:val="36"/>
        </w:rPr>
      </w:pPr>
      <w:r>
        <w:rPr>
          <w:b w:val="0"/>
          <w:sz w:val="36"/>
        </w:rPr>
        <w:t>References</w:t>
      </w:r>
    </w:p>
    <w:p w14:paraId="61C25ED1" w14:textId="77777777" w:rsidR="00D638A3" w:rsidRDefault="00D638A3">
      <w:pPr>
        <w:pStyle w:val="Subheadings"/>
        <w:rPr>
          <w:b w:val="0"/>
          <w:sz w:val="36"/>
        </w:rPr>
      </w:pPr>
    </w:p>
    <w:p w14:paraId="4B4484AC" w14:textId="77777777" w:rsidR="00D638A3" w:rsidRPr="00D638A3" w:rsidRDefault="00D638A3" w:rsidP="00D638A3">
      <w:pPr>
        <w:pStyle w:val="EndNoteBibliography"/>
      </w:pPr>
      <w:r>
        <w:rPr>
          <w:b/>
          <w:sz w:val="36"/>
        </w:rPr>
        <w:fldChar w:fldCharType="begin"/>
      </w:r>
      <w:r>
        <w:rPr>
          <w:b/>
          <w:sz w:val="36"/>
        </w:rPr>
        <w:instrText xml:space="preserve"> ADDIN EN.REFLIST </w:instrText>
      </w:r>
      <w:r>
        <w:rPr>
          <w:b/>
          <w:sz w:val="36"/>
        </w:rPr>
        <w:fldChar w:fldCharType="separate"/>
      </w:r>
      <w:r w:rsidRPr="00D638A3">
        <w:t>[1]</w:t>
      </w:r>
      <w:r w:rsidRPr="00D638A3">
        <w:tab/>
        <w:t>FAO, Methane emissions in livestock and rice systems – Sources, quantification, mitigation and metrics, Food and Agriculture Organization of the United Nations, Rome, 2023.</w:t>
      </w:r>
    </w:p>
    <w:p w14:paraId="4196DCCF" w14:textId="77777777" w:rsidR="00D638A3" w:rsidRPr="00D638A3" w:rsidRDefault="00D638A3" w:rsidP="00D638A3">
      <w:pPr>
        <w:pStyle w:val="EndNoteBibliography"/>
      </w:pPr>
      <w:r w:rsidRPr="00D638A3">
        <w:t>[2]</w:t>
      </w:r>
      <w:r w:rsidRPr="00D638A3">
        <w:tab/>
        <w:t>Roques S., Martinez-Fernandez G., Ramayo-Caldas Y., Popova M., Denman S., Meale S.J., Morgavi D.P., Recent Advances in Enteric Methane Mitigation and the Long Road to Sustainable Ruminant Production, Annual Review of Animal Biosciences. 12 (2024) 321-343.</w:t>
      </w:r>
    </w:p>
    <w:p w14:paraId="20FB1F84" w14:textId="77777777" w:rsidR="00D638A3" w:rsidRPr="00D638A3" w:rsidRDefault="00D638A3" w:rsidP="00D638A3">
      <w:pPr>
        <w:pStyle w:val="EndNoteBibliography"/>
      </w:pPr>
      <w:r w:rsidRPr="00D638A3">
        <w:t>[3]</w:t>
      </w:r>
      <w:r w:rsidRPr="00D638A3">
        <w:tab/>
        <w:t>Makkar H.P.S., Review: Feed demand landscape and implications of food-not feed strategy for food security and climate change, Animal. 12 (2018) 1744-1754.</w:t>
      </w:r>
    </w:p>
    <w:p w14:paraId="34098CD6" w14:textId="77777777" w:rsidR="00D638A3" w:rsidRPr="00D638A3" w:rsidRDefault="00D638A3" w:rsidP="00D638A3">
      <w:pPr>
        <w:pStyle w:val="EndNoteBibliography"/>
      </w:pPr>
      <w:r w:rsidRPr="00D638A3">
        <w:t>[4]</w:t>
      </w:r>
      <w:r w:rsidRPr="00D638A3">
        <w:tab/>
        <w:t>EPA, Agriculture Greenhouse Gas Emissions in Ireland, Environmental Protection Agency, Wexford, Ireland, 2024.</w:t>
      </w:r>
    </w:p>
    <w:p w14:paraId="5557E9A1" w14:textId="77777777" w:rsidR="00D638A3" w:rsidRPr="00D638A3" w:rsidRDefault="00D638A3" w:rsidP="00D638A3">
      <w:pPr>
        <w:pStyle w:val="EndNoteBibliography"/>
      </w:pPr>
      <w:r w:rsidRPr="00D638A3">
        <w:t>[5]</w:t>
      </w:r>
      <w:r w:rsidRPr="00D638A3">
        <w:tab/>
        <w:t>O′Mara F., Richards K.G., Shalloo L., Donnellan T., Finn J.A., Lanigan G., Sustainability of ruminant livestock production in Ireland, Animal Frontiers. 11 (2021) 32-43.</w:t>
      </w:r>
    </w:p>
    <w:p w14:paraId="687EBC73" w14:textId="77777777" w:rsidR="00D638A3" w:rsidRPr="00D638A3" w:rsidRDefault="00D638A3" w:rsidP="00D638A3">
      <w:pPr>
        <w:pStyle w:val="EndNoteBibliography"/>
      </w:pPr>
      <w:r w:rsidRPr="00D638A3">
        <w:t>[6]</w:t>
      </w:r>
      <w:r w:rsidRPr="00D638A3">
        <w:tab/>
        <w:t>Shalloo L., Herron J., The Sustainability of Ireland’s Livestock Systems, Sustainability in Agriculture: The Science &amp; Evidence, Teagasc, 2024.</w:t>
      </w:r>
    </w:p>
    <w:p w14:paraId="4F26FD6B" w14:textId="77777777" w:rsidR="00D638A3" w:rsidRPr="00D638A3" w:rsidRDefault="00D638A3" w:rsidP="00D638A3">
      <w:pPr>
        <w:pStyle w:val="EndNoteBibliography"/>
      </w:pPr>
      <w:r w:rsidRPr="00D638A3">
        <w:t>[7]</w:t>
      </w:r>
      <w:r w:rsidRPr="00D638A3">
        <w:tab/>
        <w:t>Ryan C.V., Pabiou T., Purfield D.C., Kelly D.N., Murphy C.P., Evans R.D., Genetic correlations between enteric methane and traits of economic importance in a beef finishing system, J Anim Sci. 103 (2025).</w:t>
      </w:r>
    </w:p>
    <w:p w14:paraId="3F464D1B" w14:textId="77777777" w:rsidR="00D638A3" w:rsidRPr="00D638A3" w:rsidRDefault="00D638A3" w:rsidP="00D638A3">
      <w:pPr>
        <w:pStyle w:val="EndNoteBibliography"/>
      </w:pPr>
      <w:r w:rsidRPr="00D638A3">
        <w:t>[8]</w:t>
      </w:r>
      <w:r w:rsidRPr="00D638A3">
        <w:tab/>
        <w:t>Rowe S.J., Hickey S.M., Bain W.E., Greer G.J., Johnson P.L., Elmes S., Pinares-Patiño C.S., Young E.A., Dodds K.G., Knowler K., Pickering N.K., Jonker A., McEwan J.C., Can we have our steak and eat it: The impact of breeding for lowered environmental impact on yield and meat quality in sheep, Frontiers in Genetics. 13 (2022) 911355.</w:t>
      </w:r>
    </w:p>
    <w:p w14:paraId="59EAA0C4" w14:textId="77777777" w:rsidR="00D638A3" w:rsidRPr="00D638A3" w:rsidRDefault="00D638A3" w:rsidP="00D638A3">
      <w:pPr>
        <w:pStyle w:val="EndNoteBibliography"/>
      </w:pPr>
      <w:r w:rsidRPr="00D638A3">
        <w:t>[9]</w:t>
      </w:r>
      <w:r w:rsidRPr="00D638A3">
        <w:tab/>
        <w:t>Kamalanathan S., Houlahan K., Miglior F., Chud T.C.S., Seymour D.J., Hailemariam D., Plastow G., de Oliveira H.R., Baes C.F., Schenkel F.S., Genetic Analysis of Methane Emission Traits in Holstein Dairy Cattle, Animals (Basel). 13 (2023).</w:t>
      </w:r>
    </w:p>
    <w:p w14:paraId="3BA5FE2D" w14:textId="77777777" w:rsidR="00D638A3" w:rsidRPr="00D638A3" w:rsidRDefault="00D638A3" w:rsidP="00D638A3">
      <w:pPr>
        <w:pStyle w:val="EndNoteBibliography"/>
      </w:pPr>
      <w:r w:rsidRPr="00D638A3">
        <w:t>[10]</w:t>
      </w:r>
      <w:r w:rsidRPr="00D638A3">
        <w:tab/>
        <w:t>Jonker A., Hickey S.M., Rowe S.J., Janssen P.H., Shackell G.H., Elmes S., Bain W.E., Wing J., Greer G.J., Bryson B., MacLean S., Dodds K.G., Pinares-Patiño C.S., Young E.A., Knowler K., Pickering N.K., McEwan J.C., Genetic parameters of methane emissions determined using portable accumulation chambers in lambs and ewes grazing pasture and genetic correlations with emissions determined in respiration chambers, J Anim Sci. 96 (2018) 3031-3042.</w:t>
      </w:r>
    </w:p>
    <w:p w14:paraId="0531A124" w14:textId="77777777" w:rsidR="00D638A3" w:rsidRPr="00D638A3" w:rsidRDefault="00D638A3" w:rsidP="00D638A3">
      <w:pPr>
        <w:pStyle w:val="EndNoteBibliography"/>
      </w:pPr>
      <w:r w:rsidRPr="00D638A3">
        <w:t>[11]</w:t>
      </w:r>
      <w:r w:rsidRPr="00D638A3">
        <w:tab/>
        <w:t xml:space="preserve">Wahinya P.K., Oddy V.H., Dominik S., Brown D.J., Macleay C.A., Paganoni B., Thompson A.N., Donaldson A.J., Austin K., Cameron M., van der Werf J.H.J., Genetic parameters for methane emissions in Australian sheep measured in portable accumulation </w:t>
      </w:r>
      <w:r w:rsidRPr="00D638A3">
        <w:lastRenderedPageBreak/>
        <w:t>chambers in grazing and controlled environments, Animal Production Science. 62 (2022) 818-827.</w:t>
      </w:r>
    </w:p>
    <w:p w14:paraId="4929C60E" w14:textId="77777777" w:rsidR="00D638A3" w:rsidRPr="00D638A3" w:rsidRDefault="00D638A3" w:rsidP="00D638A3">
      <w:pPr>
        <w:pStyle w:val="EndNoteBibliography"/>
      </w:pPr>
      <w:r w:rsidRPr="00D638A3">
        <w:t>[12]</w:t>
      </w:r>
      <w:r w:rsidRPr="00D638A3">
        <w:tab/>
        <w:t>Goopy J., Robinson D., Woodgate R., Donaldson A., Oddy V., Vercoe P., Hegarty R., Estimates of repeatability and heritability of methane production in sheep using portable accumulation chambers, Animal Production Science. 56 (2016) 116-122.</w:t>
      </w:r>
    </w:p>
    <w:p w14:paraId="42633E3C" w14:textId="77777777" w:rsidR="00D638A3" w:rsidRPr="00D638A3" w:rsidRDefault="00D638A3" w:rsidP="00D638A3">
      <w:pPr>
        <w:pStyle w:val="EndNoteBibliography"/>
      </w:pPr>
      <w:r w:rsidRPr="00D638A3">
        <w:t>[13]</w:t>
      </w:r>
      <w:r w:rsidRPr="00D638A3">
        <w:tab/>
        <w:t>Robinson D.L., Goopy J.P., Hegarty R.S., Oddy V.H., Comparison of repeated measurements of methane production in sheep over 5 years and a range of measurement protocols, Journal of Animal Science. 93 (2015) 4637-4650.</w:t>
      </w:r>
    </w:p>
    <w:p w14:paraId="0D16AB4A" w14:textId="77777777" w:rsidR="00D638A3" w:rsidRPr="00D638A3" w:rsidRDefault="00D638A3" w:rsidP="00D638A3">
      <w:pPr>
        <w:pStyle w:val="EndNoteBibliography"/>
      </w:pPr>
      <w:r w:rsidRPr="00D638A3">
        <w:t>[14]</w:t>
      </w:r>
      <w:r w:rsidRPr="00D638A3">
        <w:tab/>
        <w:t>Robinson D.L., Dominik S., Donaldson A.J., Oddy V.H., Repeatabilities, heritabilities and correlations of methane and feed intake of sheep in respiration and portable chambers, Animal Production Science. 60 (2020) 880-892.</w:t>
      </w:r>
    </w:p>
    <w:p w14:paraId="117BAEF8" w14:textId="77777777" w:rsidR="00D638A3" w:rsidRPr="00D638A3" w:rsidRDefault="00D638A3" w:rsidP="00D638A3">
      <w:pPr>
        <w:pStyle w:val="EndNoteBibliography"/>
      </w:pPr>
      <w:r w:rsidRPr="00D638A3">
        <w:t>[15]</w:t>
      </w:r>
      <w:r w:rsidRPr="00D638A3">
        <w:tab/>
        <w:t>Robinson D.L., Cameron M., Donaldson A.J., Dominik S., Oddy V.H., One-hour portable chamber methane measurements are repeatable and provide useful information on feed intake and efficiency, Journal of Animal Science. 94 (2016) 4376-4387.</w:t>
      </w:r>
    </w:p>
    <w:p w14:paraId="54BC80EF" w14:textId="77777777" w:rsidR="00D638A3" w:rsidRPr="00D638A3" w:rsidRDefault="00D638A3" w:rsidP="00D638A3">
      <w:pPr>
        <w:pStyle w:val="EndNoteBibliography"/>
      </w:pPr>
      <w:r w:rsidRPr="00D638A3">
        <w:t>[16]</w:t>
      </w:r>
      <w:r w:rsidRPr="00D638A3">
        <w:tab/>
        <w:t>Levrault C.M., Difford G.F., Steinheim G., Groot Koerkamp P.W.G., Ogink N.W.M., Validation of the methane production measurement accuracy and ranking capacity of portable accumulation chambers for use with small ruminants, Biosystems Engineering. 236 (2023) 201-211.</w:t>
      </w:r>
    </w:p>
    <w:p w14:paraId="6AD7E7AA" w14:textId="77777777" w:rsidR="00D638A3" w:rsidRPr="00D638A3" w:rsidRDefault="00D638A3" w:rsidP="00D638A3">
      <w:pPr>
        <w:pStyle w:val="EndNoteBibliography"/>
      </w:pPr>
      <w:r w:rsidRPr="00D638A3">
        <w:t>[17]</w:t>
      </w:r>
      <w:r w:rsidRPr="00D638A3">
        <w:tab/>
        <w:t>Bird-Gardiner T., Arthur P.F., Barchia I.M., Donoghue K.A., Herd R.M., Phenotypic relationships among methane production traits assessed under ad libitum feeding of beef cattle, Journal of Animal Science. 95 (2017) 4391-4398.</w:t>
      </w:r>
    </w:p>
    <w:p w14:paraId="71F5112D" w14:textId="77777777" w:rsidR="00D638A3" w:rsidRPr="00D638A3" w:rsidRDefault="00D638A3" w:rsidP="00D638A3">
      <w:pPr>
        <w:pStyle w:val="EndNoteBibliography"/>
      </w:pPr>
      <w:r w:rsidRPr="00D638A3">
        <w:t>[18]</w:t>
      </w:r>
      <w:r w:rsidRPr="00D638A3">
        <w:tab/>
        <w:t>Crowley S.B., Purfield D.C., Conroy S.B., Kelly D.N., Evans R.D., Ryan C.V., Berry D.P., Associations between a range of enteric methane emission traits and performance traits in indoor-fed growing cattle, Journal of Animal Science. 102 (2024) skae346.</w:t>
      </w:r>
    </w:p>
    <w:p w14:paraId="26F38879" w14:textId="77777777" w:rsidR="00D638A3" w:rsidRPr="00D638A3" w:rsidRDefault="00D638A3" w:rsidP="00D638A3">
      <w:pPr>
        <w:pStyle w:val="EndNoteBibliography"/>
      </w:pPr>
      <w:r w:rsidRPr="00D638A3">
        <w:t>[19]</w:t>
      </w:r>
      <w:r w:rsidRPr="00D638A3">
        <w:tab/>
        <w:t>Crowley S.B., Purfield D.C., Conroy S.B., Kelly D.N., Evans R.D., Ryan C.V., Berry D.P., Genetic Insights into Enteric Methane Emissions in Indoor-Fed Growing Cattle, Journal of Animal Science. 104 (2026) skag046.</w:t>
      </w:r>
    </w:p>
    <w:p w14:paraId="6CAAEFB0" w14:textId="77777777" w:rsidR="00D638A3" w:rsidRPr="00D638A3" w:rsidRDefault="00D638A3" w:rsidP="00D638A3">
      <w:pPr>
        <w:pStyle w:val="EndNoteBibliography"/>
      </w:pPr>
      <w:r w:rsidRPr="00D638A3">
        <w:t>[20]</w:t>
      </w:r>
      <w:r w:rsidRPr="00D638A3">
        <w:tab/>
        <w:t>Smith P.E., Waters S.M., Kenny D.A., Kirwan S.F., Conroy S., Kelly A.K., Effect of divergence in residual methane emissions on feed intake and efficiency, growth and carcass performance, and indices of rumen fermentation and methane emissions in finishing beef cattle, Journal of Animal Science. 99 (2021).</w:t>
      </w:r>
    </w:p>
    <w:p w14:paraId="23F2D8BA" w14:textId="77777777" w:rsidR="00D638A3" w:rsidRPr="00D638A3" w:rsidRDefault="00D638A3" w:rsidP="00D638A3">
      <w:pPr>
        <w:pStyle w:val="EndNoteBibliography"/>
      </w:pPr>
      <w:r w:rsidRPr="00D638A3">
        <w:t>[21]</w:t>
      </w:r>
      <w:r w:rsidRPr="00D638A3">
        <w:tab/>
        <w:t>Manzanilla-Pech C.I.V., Stephansen R.B., Difford G.F., Løvendahl P., Lassen J., Selecting for Feed Efficient Cows Will Help to Reduce Methane Gas Emissions, Frontiers in Genetics. 13 (2022) 885932.</w:t>
      </w:r>
    </w:p>
    <w:p w14:paraId="489A885D" w14:textId="77777777" w:rsidR="00D638A3" w:rsidRPr="00D638A3" w:rsidRDefault="00D638A3" w:rsidP="00D638A3">
      <w:pPr>
        <w:pStyle w:val="EndNoteBibliography"/>
      </w:pPr>
      <w:r w:rsidRPr="00D638A3">
        <w:t>[22]</w:t>
      </w:r>
      <w:r w:rsidRPr="00D638A3">
        <w:tab/>
        <w:t>Manzanilla-Pech C.I.V., Løvendahl P., Mansan Gordo D., Difford G.F., Pryce J.E., Schenkel F., Wegmann S., Miglior F., Chud T.C., Moate P.J., Williams S.R.O., Richardson C.M., Stothard P., Lassen J., Breeding for reduced methane emission and feed-efficient Holstein cows: An international response, Journal of Dairy Science. 104 (2021) 8983-9001.</w:t>
      </w:r>
    </w:p>
    <w:p w14:paraId="10790559" w14:textId="77777777" w:rsidR="00D638A3" w:rsidRPr="00D638A3" w:rsidRDefault="00D638A3" w:rsidP="00D638A3">
      <w:pPr>
        <w:pStyle w:val="EndNoteBibliography"/>
      </w:pPr>
      <w:r w:rsidRPr="00D638A3">
        <w:t>[23]</w:t>
      </w:r>
      <w:r w:rsidRPr="00D638A3">
        <w:tab/>
        <w:t>Kelly D.J., McHugh N., Purfield D., McCarron P., Pabiou T., Murphy C., McGovern F., Assessing alternative metrics of methane output measured in a multi-breed, pasture-based sheep population, Journal of Animal Science. 104 (2026) skag145.</w:t>
      </w:r>
    </w:p>
    <w:p w14:paraId="53FD8540" w14:textId="77777777" w:rsidR="00D638A3" w:rsidRPr="00D638A3" w:rsidRDefault="00D638A3" w:rsidP="00D638A3">
      <w:pPr>
        <w:pStyle w:val="EndNoteBibliography"/>
      </w:pPr>
      <w:r w:rsidRPr="00D638A3">
        <w:t>[24]</w:t>
      </w:r>
      <w:r w:rsidRPr="00D638A3">
        <w:tab/>
        <w:t>Lassen J., Difford G.F., Review: Genetic and genomic selection as a methane mitigation strategy in dairy cattle, Animal. 14 (2020) s473-s483.</w:t>
      </w:r>
    </w:p>
    <w:p w14:paraId="0335C908" w14:textId="77777777" w:rsidR="00D638A3" w:rsidRPr="00D638A3" w:rsidRDefault="00D638A3" w:rsidP="00D638A3">
      <w:pPr>
        <w:pStyle w:val="EndNoteBibliography"/>
      </w:pPr>
      <w:r w:rsidRPr="00D638A3">
        <w:t>[25]</w:t>
      </w:r>
      <w:r w:rsidRPr="00D638A3">
        <w:tab/>
        <w:t>O'Connor E., McGovern F.M., Byrne D.T., Boland T.M., Dunne E., McHugh N., Repeatability of gaseous measurements across consecutive days in sheep using portable accumulation chambers, J Anim Sci. 99 (2021).</w:t>
      </w:r>
    </w:p>
    <w:p w14:paraId="15A5023D" w14:textId="77777777" w:rsidR="00D638A3" w:rsidRPr="00D638A3" w:rsidRDefault="00D638A3" w:rsidP="00D638A3">
      <w:pPr>
        <w:pStyle w:val="EndNoteBibliography"/>
      </w:pPr>
      <w:r w:rsidRPr="00D638A3">
        <w:t>[26]</w:t>
      </w:r>
      <w:r w:rsidRPr="00D638A3">
        <w:tab/>
        <w:t>Clelland N., Bunger L., McLean K.A., Conington J., Maltin C., Knott S., Lambe N.R., Prediction of intramuscular fat levels in Texel lamb loins using X-ray computed tomography scanning, Meat Science. 98 (2014) 263-271.</w:t>
      </w:r>
    </w:p>
    <w:p w14:paraId="0237713D" w14:textId="77777777" w:rsidR="00D638A3" w:rsidRPr="00D638A3" w:rsidRDefault="00D638A3" w:rsidP="00D638A3">
      <w:pPr>
        <w:pStyle w:val="EndNoteBibliography"/>
      </w:pPr>
      <w:r w:rsidRPr="00D638A3">
        <w:lastRenderedPageBreak/>
        <w:t>[27]</w:t>
      </w:r>
      <w:r w:rsidRPr="00D638A3">
        <w:tab/>
        <w:t>VanRaden P.M., Accounting for Inbreeding and Crossbreeding in Genetic Evaluation of Large Populations, Journal of Dairy Science. 75 (1992) 3136-3144.</w:t>
      </w:r>
    </w:p>
    <w:p w14:paraId="2BF2FE60" w14:textId="77777777" w:rsidR="00D638A3" w:rsidRPr="00D638A3" w:rsidRDefault="00D638A3" w:rsidP="00D638A3">
      <w:pPr>
        <w:pStyle w:val="EndNoteBibliography"/>
      </w:pPr>
      <w:r w:rsidRPr="00D638A3">
        <w:t>[28]</w:t>
      </w:r>
      <w:r w:rsidRPr="00D638A3">
        <w:tab/>
        <w:t>VanRaden P.M., Sanders A.H., Economic Merit of Crossbred and Purebred US Dairy Cattle, Journal of Dairy Science. 86 (2003) 1036-1044.</w:t>
      </w:r>
    </w:p>
    <w:p w14:paraId="6CA8A1FE" w14:textId="77777777" w:rsidR="00D638A3" w:rsidRPr="00D638A3" w:rsidRDefault="00D638A3" w:rsidP="00D638A3">
      <w:pPr>
        <w:pStyle w:val="EndNoteBibliography"/>
      </w:pPr>
      <w:r w:rsidRPr="00D638A3">
        <w:t>[29]</w:t>
      </w:r>
      <w:r w:rsidRPr="00D638A3">
        <w:tab/>
        <w:t>Gilmour A.R., Gogel B.J., Cullis B.R., Welham S.J., Thompson R., ASReml User Guide Release 4.2: Functional Specification, Hemel Hempstead, United Kingdom, 2021.</w:t>
      </w:r>
    </w:p>
    <w:p w14:paraId="7D58499F" w14:textId="77777777" w:rsidR="00D638A3" w:rsidRPr="00D638A3" w:rsidRDefault="00D638A3" w:rsidP="00D638A3">
      <w:pPr>
        <w:pStyle w:val="EndNoteBibliography"/>
      </w:pPr>
      <w:r w:rsidRPr="00D638A3">
        <w:t>[30]</w:t>
      </w:r>
      <w:r w:rsidRPr="00D638A3">
        <w:tab/>
        <w:t>Meuwissen T.H.E., De Jong G., Engel B., Joint Estimation of Breeding Values and Heterogeneous Variances of Large Data Files, Journal of Dairy Science. 79 (1996) 310-316.</w:t>
      </w:r>
    </w:p>
    <w:p w14:paraId="71516B77" w14:textId="77777777" w:rsidR="00D638A3" w:rsidRPr="00D638A3" w:rsidRDefault="00D638A3" w:rsidP="00D638A3">
      <w:pPr>
        <w:pStyle w:val="EndNoteBibliography"/>
      </w:pPr>
      <w:r w:rsidRPr="00D638A3">
        <w:t>[31]</w:t>
      </w:r>
      <w:r w:rsidRPr="00D638A3">
        <w:tab/>
        <w:t>R Core Team, R: A Language and Environment for Statistical Computing. R Foundation for Statistical Computing., 2024.</w:t>
      </w:r>
    </w:p>
    <w:p w14:paraId="6F87FE59" w14:textId="77777777" w:rsidR="00D638A3" w:rsidRPr="00D638A3" w:rsidRDefault="00D638A3" w:rsidP="00D638A3">
      <w:pPr>
        <w:pStyle w:val="EndNoteBibliography"/>
      </w:pPr>
      <w:r w:rsidRPr="00D638A3">
        <w:t>[32]</w:t>
      </w:r>
      <w:r w:rsidRPr="00D638A3">
        <w:tab/>
        <w:t>Smith H.F., A DISCRIMINANT FUNCTION FOR PLANT SELECTION, Annals of Eugenics. 7 (1936) 240-250.</w:t>
      </w:r>
    </w:p>
    <w:p w14:paraId="400D510A" w14:textId="77777777" w:rsidR="00D638A3" w:rsidRPr="00D638A3" w:rsidRDefault="00D638A3" w:rsidP="00D638A3">
      <w:pPr>
        <w:pStyle w:val="EndNoteBibliography"/>
      </w:pPr>
      <w:r w:rsidRPr="00D638A3">
        <w:t>[33]</w:t>
      </w:r>
      <w:r w:rsidRPr="00D638A3">
        <w:tab/>
        <w:t>Hazel L.N., The Genetic Basis for Constructing Selection Indexes, Genetics. 28 (1943) 476-490.</w:t>
      </w:r>
    </w:p>
    <w:p w14:paraId="209E8CAE" w14:textId="77777777" w:rsidR="00D638A3" w:rsidRPr="00D638A3" w:rsidRDefault="00D638A3" w:rsidP="00D638A3">
      <w:pPr>
        <w:pStyle w:val="EndNoteBibliography"/>
      </w:pPr>
      <w:r w:rsidRPr="00D638A3">
        <w:t>[34]</w:t>
      </w:r>
      <w:r w:rsidRPr="00D638A3">
        <w:tab/>
        <w:t>Gunsett F.C., Linear Index Selection to Improve Traits Defined as Ratios, Journal of Animal Science. 59 (1984) 1185-1193.</w:t>
      </w:r>
    </w:p>
    <w:p w14:paraId="1443506A" w14:textId="77777777" w:rsidR="00D638A3" w:rsidRPr="00D638A3" w:rsidRDefault="00D638A3" w:rsidP="00D638A3">
      <w:pPr>
        <w:pStyle w:val="EndNoteBibliography"/>
      </w:pPr>
      <w:r w:rsidRPr="00D638A3">
        <w:t>[35]</w:t>
      </w:r>
      <w:r w:rsidRPr="00D638A3">
        <w:tab/>
        <w:t>Lin C.Y., Aggrey S.E., Incorporation of economic values into the component traits of a ratio: Feed efficiency, Poultry Science. 92 (2013) 916-922.</w:t>
      </w:r>
    </w:p>
    <w:p w14:paraId="7D8E26DD" w14:textId="77777777" w:rsidR="00D638A3" w:rsidRPr="00D638A3" w:rsidRDefault="00D638A3" w:rsidP="00D638A3">
      <w:pPr>
        <w:pStyle w:val="EndNoteBibliography"/>
      </w:pPr>
      <w:r w:rsidRPr="00D638A3">
        <w:t>[36]</w:t>
      </w:r>
      <w:r w:rsidRPr="00D638A3">
        <w:tab/>
        <w:t>Kempthorne O., Nordskog A.W., Restricted Selection Indices, Biometrics. 15 (1959) 10-19.</w:t>
      </w:r>
    </w:p>
    <w:p w14:paraId="7EB94A58" w14:textId="77777777" w:rsidR="00D638A3" w:rsidRPr="00D638A3" w:rsidRDefault="00D638A3" w:rsidP="00D638A3">
      <w:pPr>
        <w:pStyle w:val="EndNoteBibliography"/>
      </w:pPr>
      <w:r w:rsidRPr="00D638A3">
        <w:t>[37]</w:t>
      </w:r>
      <w:r w:rsidRPr="00D638A3">
        <w:tab/>
        <w:t>Pešek J., Baker R.J., DESIRED IMPROVEMENT IN RELATION TO SELECTION INDICES, Canadian Journal of Plant Science. 49 (1969) 803-804.</w:t>
      </w:r>
    </w:p>
    <w:p w14:paraId="7122289B" w14:textId="77777777" w:rsidR="00D638A3" w:rsidRPr="00D638A3" w:rsidRDefault="00D638A3" w:rsidP="00D638A3">
      <w:pPr>
        <w:pStyle w:val="EndNoteBibliography"/>
      </w:pPr>
      <w:r w:rsidRPr="00D638A3">
        <w:t>[38]</w:t>
      </w:r>
      <w:r w:rsidRPr="00D638A3">
        <w:tab/>
        <w:t>Pinares-Patiño C.S., Hickey S.M., Young E.A., Dodds K.G., MacLean S., Molano G., Sandoval E., Kjestrup H., Harland R., Hunt C., Pickering N.K., McEwan J.C., Heritability estimates of methane emissions from sheep, Animal. 7 (2013) 316-321.</w:t>
      </w:r>
    </w:p>
    <w:p w14:paraId="4D152020" w14:textId="77777777" w:rsidR="00D638A3" w:rsidRPr="00D638A3" w:rsidRDefault="00D638A3" w:rsidP="00D638A3">
      <w:pPr>
        <w:pStyle w:val="EndNoteBibliography"/>
      </w:pPr>
      <w:r w:rsidRPr="00D638A3">
        <w:t>[39]</w:t>
      </w:r>
      <w:r w:rsidRPr="00D638A3">
        <w:tab/>
        <w:t>van Breukelen A.E., Aldridge M.N., Veerkamp R.F., Koning L., Sebek L.B., de Haas Y., Heritability and genetic correlations between enteric methane production and concentration recorded by GreenFeed and sniffers on dairy cows, Journal of Dairy Science. 106 (2023) 4121-4132.</w:t>
      </w:r>
    </w:p>
    <w:p w14:paraId="0E66AA75" w14:textId="77777777" w:rsidR="00D638A3" w:rsidRPr="00D638A3" w:rsidRDefault="00D638A3" w:rsidP="00D638A3">
      <w:pPr>
        <w:pStyle w:val="EndNoteBibliography"/>
      </w:pPr>
      <w:r w:rsidRPr="00D638A3">
        <w:t>[40]</w:t>
      </w:r>
      <w:r w:rsidRPr="00D638A3">
        <w:tab/>
        <w:t>Shook G.E., Schutz M.M., Selection on Somatic Cell Score to Improve Resistance to Mastitis in the United States, Journal of Dairy Science. 77 (1994) 648-658.</w:t>
      </w:r>
    </w:p>
    <w:p w14:paraId="4AB2D671" w14:textId="77777777" w:rsidR="00D638A3" w:rsidRPr="00D638A3" w:rsidRDefault="00D638A3" w:rsidP="00D638A3">
      <w:pPr>
        <w:pStyle w:val="EndNoteBibliography"/>
      </w:pPr>
      <w:r w:rsidRPr="00D638A3">
        <w:t>[41]</w:t>
      </w:r>
      <w:r w:rsidRPr="00D638A3">
        <w:tab/>
        <w:t>García-Ruiz A., Cole J.B., VanRaden P.M., Wiggans G.R., Ruiz-López F.J., Van Tassell C.P., Changes in genetic selection differentials and generation intervals in US Holstein dairy cattle as a result of genomic selection, Proceedings of the National Academy of Sciences. 113 (2016) E3995-E4004.</w:t>
      </w:r>
    </w:p>
    <w:p w14:paraId="50ACF939" w14:textId="77777777" w:rsidR="00D638A3" w:rsidRPr="00D638A3" w:rsidRDefault="00D638A3" w:rsidP="00D638A3">
      <w:pPr>
        <w:pStyle w:val="EndNoteBibliography"/>
      </w:pPr>
      <w:r w:rsidRPr="00D638A3">
        <w:t>[42]</w:t>
      </w:r>
      <w:r w:rsidRPr="00D638A3">
        <w:tab/>
        <w:t>Belanche A., Hristov A.N., van Lingen H.J., Denman S.E., Kebreab E., Schwarm A., Kreuzer M., Niu M., Eugène M., Niderkorn V., Martin C., Archimède H., McGee M., Reynolds C.K., Crompton L.A., Bayat A.R., Yu Z., Bannink A., Dijkstra J., Chaves A.V., Clark H., Muetzel S., Lind V., Moorby J.M., Rooke J.A., Aubry A., Antezana W., Wang M., Hegarty R., Hutton Oddy V., Hill J., Vercoe P.E., Savian J.V., Abdalla A.L., Soltan Y.A., Gomes Monteiro A.L., Ku-Vera J.C., Jaurena G., Gómez-Bravo C.A., Mayorga O.L., Congio G.F.S., Yáñez-Ruiz D.R., Prediction of enteric methane emissions by sheep using an intercontinental database, Journal of Cleaner Production. 384 (2023) 135523.</w:t>
      </w:r>
    </w:p>
    <w:p w14:paraId="499D1DE1" w14:textId="77777777" w:rsidR="00D638A3" w:rsidRPr="00D638A3" w:rsidRDefault="00D638A3" w:rsidP="00D638A3">
      <w:pPr>
        <w:pStyle w:val="EndNoteBibliography"/>
      </w:pPr>
      <w:r w:rsidRPr="00D638A3">
        <w:t>[43]</w:t>
      </w:r>
      <w:r w:rsidRPr="00D638A3">
        <w:tab/>
        <w:t>Hristov A.N., Kebreab E., Niu M., Oh J., Bannink A., Bayat A.R., Boland T.M., Brito A.F., Casper D.P., Crompton L.A., Dijkstra J., Eugène M., Garnsworthy P.C., Haque N., Hellwing A.L.F., Huhtanen P., Kreuzer M., Kuhla B., Lund P., Madsen J., Martin C., Moate P.J., Muetzel S., Muñoz C., Peiren N., Powell J.M., Reynolds C.K., Schwarm A., Shingfield K.J., Storlien T.M., Weisbjerg M.R., Yáñez-Ruiz D.R., Yu Z., Symposium review: Uncertainties in enteric methane inventories, measurement techniques, and prediction models, Journal of Dairy Science. 101 (2018) 6655-6674.</w:t>
      </w:r>
    </w:p>
    <w:p w14:paraId="7DA2E62F" w14:textId="77777777" w:rsidR="00D638A3" w:rsidRPr="00D638A3" w:rsidRDefault="00D638A3" w:rsidP="00D638A3">
      <w:pPr>
        <w:pStyle w:val="EndNoteBibliography"/>
      </w:pPr>
      <w:r w:rsidRPr="00D638A3">
        <w:lastRenderedPageBreak/>
        <w:t>[44]</w:t>
      </w:r>
      <w:r w:rsidRPr="00D638A3">
        <w:tab/>
        <w:t>Richardson C.M., Nguyen T.T.T., Abdelsayed M., Moate P.J., Williams S.R.O., Chud T.C.S., Schenkel F.S., Goddard M.E., van den Berg I., Cocks B.G., Marett L.C., Wales W.J., Pryce J.E., Genetic parameters for methane emission traits in Australian dairy cows, Journal of Dairy Science. 104 (2021) 539-549.</w:t>
      </w:r>
    </w:p>
    <w:p w14:paraId="3313F10B" w14:textId="77777777" w:rsidR="00D638A3" w:rsidRPr="00D638A3" w:rsidRDefault="00D638A3" w:rsidP="00D638A3">
      <w:pPr>
        <w:pStyle w:val="EndNoteBibliography"/>
      </w:pPr>
      <w:r w:rsidRPr="00D638A3">
        <w:t>[45]</w:t>
      </w:r>
      <w:r w:rsidRPr="00D638A3">
        <w:tab/>
        <w:t>Goopy J.P., Donaldson A., Hegarty R., Vercoe P.E., Haynes F., Barnett M., Oddy V.H., Low-methane yield sheep have smaller rumens and shorter rumen retention time, British Journal of Nutrition. 111 (2014) 578-585.</w:t>
      </w:r>
    </w:p>
    <w:p w14:paraId="3742520A" w14:textId="77777777" w:rsidR="00D638A3" w:rsidRPr="00D638A3" w:rsidRDefault="00D638A3" w:rsidP="00D638A3">
      <w:pPr>
        <w:pStyle w:val="EndNoteBibliography"/>
      </w:pPr>
      <w:r w:rsidRPr="00D638A3">
        <w:t>[46]</w:t>
      </w:r>
      <w:r w:rsidRPr="00D638A3">
        <w:tab/>
        <w:t>Kennedy B.W., van der Werf J.H., Meuwissen T.H., Genetic and statistical properties of residual feed intake, J Anim Sci. 71 (1993) 3239-3250.</w:t>
      </w:r>
    </w:p>
    <w:p w14:paraId="0452BE47" w14:textId="77777777" w:rsidR="00D638A3" w:rsidRPr="00D638A3" w:rsidRDefault="00D638A3" w:rsidP="00D638A3">
      <w:pPr>
        <w:pStyle w:val="EndNoteBibliography"/>
      </w:pPr>
      <w:r w:rsidRPr="00D638A3">
        <w:t>[47]</w:t>
      </w:r>
      <w:r w:rsidRPr="00D638A3">
        <w:tab/>
        <w:t>Kronmal R.A., Spurious Correlation and the Fallacy of the Ratio Standard Revisited, Journal of the Royal Statistical Society. Series A (Statistics in Society). 156 (1993) 379-392.</w:t>
      </w:r>
    </w:p>
    <w:p w14:paraId="3FA5001C" w14:textId="77777777" w:rsidR="00D638A3" w:rsidRPr="00D638A3" w:rsidRDefault="00D638A3" w:rsidP="00D638A3">
      <w:pPr>
        <w:pStyle w:val="EndNoteBibliography"/>
      </w:pPr>
      <w:r w:rsidRPr="00D638A3">
        <w:t>[48]</w:t>
      </w:r>
      <w:r w:rsidRPr="00D638A3">
        <w:tab/>
        <w:t>Paganoni B., Rose G., Macleay C., Jones C., Brown D.J., Kearney G., Ferguson M., Thompson A.N., More feed efficient sheep produce less methane and carbon dioxide when eating high-quality pellets, Journal of Animal Science. 95 (2017) 3839-3850.</w:t>
      </w:r>
    </w:p>
    <w:p w14:paraId="40600E9A" w14:textId="77777777" w:rsidR="00D638A3" w:rsidRPr="00D638A3" w:rsidRDefault="00D638A3" w:rsidP="00D638A3">
      <w:pPr>
        <w:pStyle w:val="EndNoteBibliography"/>
      </w:pPr>
      <w:r w:rsidRPr="00D638A3">
        <w:t>[49]</w:t>
      </w:r>
      <w:r w:rsidRPr="00D638A3">
        <w:tab/>
        <w:t>Huhtanen P., Bayat A., Lund P., Guinguina A., Residual carbon dioxide as an index of feed efficiency in lactating dairy cows, Journal of Dairy Science. 104 (2021) 5332-5344.</w:t>
      </w:r>
    </w:p>
    <w:p w14:paraId="317B4DAA" w14:textId="77777777" w:rsidR="00D638A3" w:rsidRPr="00D638A3" w:rsidRDefault="00D638A3" w:rsidP="00D638A3">
      <w:pPr>
        <w:pStyle w:val="EndNoteBibliography"/>
      </w:pPr>
      <w:r w:rsidRPr="00D638A3">
        <w:t>[50]</w:t>
      </w:r>
      <w:r w:rsidRPr="00D638A3">
        <w:tab/>
        <w:t>Arthur P.F., Bird-Gardiner T., Barchia I.M., Donoghue K.A., Herd R.M., Relationships among carbon dioxide, feed intake, and feed efficiency traits in ad libitum fed beef cattle, Journal of Animal Science. 96 (2018) 4859-4867.</w:t>
      </w:r>
    </w:p>
    <w:p w14:paraId="30C2CFE2" w14:textId="77777777" w:rsidR="00D638A3" w:rsidRPr="00D638A3" w:rsidRDefault="00D638A3" w:rsidP="00D638A3">
      <w:pPr>
        <w:pStyle w:val="EndNoteBibliography"/>
      </w:pPr>
      <w:r w:rsidRPr="00D638A3">
        <w:t>[51]</w:t>
      </w:r>
      <w:r w:rsidRPr="00D638A3">
        <w:tab/>
        <w:t>Huhtanen P., Bayat A.R., Lund P., Hellwing A.L.F., Weisbjerg M.R., Short communication: Variation in feed efficiency hampers use of carbon dioxide as a tracer gas in measuring methane emissions in on-farm conditions, Journal of Dairy Science. 103 (2020) 9090-9095.</w:t>
      </w:r>
    </w:p>
    <w:p w14:paraId="1979474E" w14:textId="77777777" w:rsidR="00D638A3" w:rsidRPr="00D638A3" w:rsidRDefault="00D638A3" w:rsidP="00D638A3">
      <w:pPr>
        <w:pStyle w:val="EndNoteBibliography"/>
      </w:pPr>
      <w:r w:rsidRPr="00D638A3">
        <w:t>[52]</w:t>
      </w:r>
      <w:r w:rsidRPr="00D638A3">
        <w:tab/>
        <w:t>Van Vleck L.D., Contemporary Groups for Genetic Evaluations, Journal of Dairy Science. 70 (1987) 2456-2464.</w:t>
      </w:r>
    </w:p>
    <w:p w14:paraId="67CAFA1F" w14:textId="77777777" w:rsidR="00D638A3" w:rsidRPr="00D638A3" w:rsidRDefault="00D638A3" w:rsidP="00D638A3">
      <w:pPr>
        <w:pStyle w:val="EndNoteBibliography"/>
      </w:pPr>
      <w:r w:rsidRPr="00D638A3">
        <w:t>[53]</w:t>
      </w:r>
      <w:r w:rsidRPr="00D638A3">
        <w:tab/>
        <w:t>Cardoso F.F., Rosa G.J.M., Tempelman R.J., Multiple-breed genetic inference using heavy-tailed structural models for heterogeneous residual variances, Journal of Animal Science. 83 (2005) 1766-1779.</w:t>
      </w:r>
    </w:p>
    <w:p w14:paraId="6A32ED39" w14:textId="77777777" w:rsidR="00D638A3" w:rsidRPr="00D638A3" w:rsidRDefault="00D638A3" w:rsidP="00D638A3">
      <w:pPr>
        <w:pStyle w:val="EndNoteBibliography"/>
      </w:pPr>
      <w:r w:rsidRPr="00D638A3">
        <w:t>[54]</w:t>
      </w:r>
      <w:r w:rsidRPr="00D638A3">
        <w:tab/>
        <w:t>de Haas Y., Pszczola M., Soyeurt H., Wall E., Lassen J., Invited review: Phenotypes to genetically reduce greenhouse gas emissions in dairying, Journal of Dairy Science. 100 (2017) 855-870.</w:t>
      </w:r>
    </w:p>
    <w:p w14:paraId="39FD4D21" w14:textId="77777777" w:rsidR="00D638A3" w:rsidRPr="00D638A3" w:rsidRDefault="00D638A3" w:rsidP="00D638A3">
      <w:pPr>
        <w:pStyle w:val="EndNoteBibliography"/>
      </w:pPr>
      <w:r w:rsidRPr="00D638A3">
        <w:t>[55]</w:t>
      </w:r>
      <w:r w:rsidRPr="00D638A3">
        <w:tab/>
        <w:t>Fresco S., Boichard D., Fritz S., Lefebvre R., Barbey S., Gaborit M., Martin P., Comparison of methane production, intensity, and yield throughout lactation in Holstein cows, Journal of Dairy Science. 106 (2023) 4147-4157.</w:t>
      </w:r>
    </w:p>
    <w:p w14:paraId="3FB316BA" w14:textId="77777777" w:rsidR="00D638A3" w:rsidRPr="00D638A3" w:rsidRDefault="00D638A3" w:rsidP="00D638A3">
      <w:pPr>
        <w:pStyle w:val="EndNoteBibliography"/>
      </w:pPr>
      <w:r w:rsidRPr="00D638A3">
        <w:t>[56]</w:t>
      </w:r>
      <w:r w:rsidRPr="00D638A3">
        <w:tab/>
        <w:t>Zetouni L., Henryon M., Kargo M., Lassen J., Direct multitrait selection realizes the highest genetic response for ratio traits, Journal of Animal Science. 95 (2017) 1921-1925.</w:t>
      </w:r>
    </w:p>
    <w:p w14:paraId="506DEF4B" w14:textId="77777777" w:rsidR="00D638A3" w:rsidRPr="00D638A3" w:rsidRDefault="00D638A3" w:rsidP="00D638A3">
      <w:pPr>
        <w:pStyle w:val="EndNoteBibliography"/>
      </w:pPr>
      <w:r w:rsidRPr="00D638A3">
        <w:t>[57]</w:t>
      </w:r>
      <w:r w:rsidRPr="00D638A3">
        <w:tab/>
        <w:t>Sutherland T.M., The Correlation between Feed Efficiency and Rate of Gain, a Ratio and Its Denominator, Biometrics. 21 (1965) 739-749.</w:t>
      </w:r>
    </w:p>
    <w:p w14:paraId="25773141" w14:textId="77777777" w:rsidR="00D638A3" w:rsidRPr="00D638A3" w:rsidRDefault="00D638A3" w:rsidP="00D638A3">
      <w:pPr>
        <w:pStyle w:val="EndNoteBibliography"/>
      </w:pPr>
      <w:r w:rsidRPr="00D638A3">
        <w:t>[58]</w:t>
      </w:r>
      <w:r w:rsidRPr="00D638A3">
        <w:tab/>
        <w:t>Aggrey S., Rekaya R., Dissection of Koch's residual feed intake: Implications for selection, Poultry science. 92 (2013) 2600-2605.</w:t>
      </w:r>
    </w:p>
    <w:p w14:paraId="0BE0DA7B" w14:textId="77777777" w:rsidR="00D638A3" w:rsidRPr="00D638A3" w:rsidRDefault="00D638A3" w:rsidP="00D638A3">
      <w:pPr>
        <w:pStyle w:val="EndNoteBibliography"/>
      </w:pPr>
      <w:r w:rsidRPr="00D638A3">
        <w:t>[59]</w:t>
      </w:r>
      <w:r w:rsidRPr="00D638A3">
        <w:tab/>
        <w:t>Lin C.Y., Relative Efficiency of Selection Methods for Improvement of Feed Efficiency, Journal of Dairy Science. 63 (1980) 491-494.</w:t>
      </w:r>
    </w:p>
    <w:p w14:paraId="0D1CAF64" w14:textId="77777777" w:rsidR="00D638A3" w:rsidRPr="00D638A3" w:rsidRDefault="00D638A3" w:rsidP="00D638A3">
      <w:pPr>
        <w:pStyle w:val="EndNoteBibliography"/>
      </w:pPr>
      <w:r w:rsidRPr="00D638A3">
        <w:t>[60]</w:t>
      </w:r>
      <w:r w:rsidRPr="00D638A3">
        <w:tab/>
        <w:t>Koch R.M., Swiger L.A., Chambers D., Gregory K.E., Efficiency of Feed Use in Beef Cattle, Journal of Animal Science. 22 (1963) 486-494.</w:t>
      </w:r>
    </w:p>
    <w:p w14:paraId="1D3810C4" w14:textId="77777777" w:rsidR="00D638A3" w:rsidRPr="00D638A3" w:rsidRDefault="00D638A3" w:rsidP="00D638A3">
      <w:pPr>
        <w:pStyle w:val="EndNoteBibliography"/>
      </w:pPr>
      <w:r w:rsidRPr="00D638A3">
        <w:t>[61]</w:t>
      </w:r>
      <w:r w:rsidRPr="00D638A3">
        <w:tab/>
        <w:t>Cuyabano B.C.D., Motta M.R., Vandenplas J., Garcia N.L., Shokor F., Croiseau P., Boichard D., Aguerre S., Mattalia S., Trajectories of genetic correlations in populations under selection: from theory to a case-study, bioRxiv.  (2025).</w:t>
      </w:r>
    </w:p>
    <w:p w14:paraId="1A05FB27" w14:textId="77777777" w:rsidR="00D638A3" w:rsidRPr="00D638A3" w:rsidRDefault="00D638A3" w:rsidP="00D638A3">
      <w:pPr>
        <w:pStyle w:val="EndNoteBibliography"/>
      </w:pPr>
      <w:r w:rsidRPr="00D638A3">
        <w:t>[62]</w:t>
      </w:r>
      <w:r w:rsidRPr="00D638A3">
        <w:tab/>
        <w:t>Richardson C.M., Amer P.R., Quinton C., Crowley J., Hely F.S., van den Berg I., Pryce J.E., Reducing greenhouse gas emissions through genetic selection in the Australian dairy industry, Journal of Dairy Science. 105 (2022) 4272-4288.</w:t>
      </w:r>
    </w:p>
    <w:p w14:paraId="56362AB4" w14:textId="77777777" w:rsidR="00D638A3" w:rsidRPr="00D638A3" w:rsidRDefault="00D638A3" w:rsidP="00D638A3">
      <w:pPr>
        <w:pStyle w:val="EndNoteBibliography"/>
      </w:pPr>
      <w:r w:rsidRPr="00D638A3">
        <w:lastRenderedPageBreak/>
        <w:t>[63]</w:t>
      </w:r>
      <w:r w:rsidRPr="00D638A3">
        <w:tab/>
        <w:t>Bognar J., Springer K., Nesbit M., Nadeu E., Hiller N., van Dijk R., Pricing Agricultural Emissions and Rewarding Climate Action in the Agri-Food Value Chain, Trinomics / Ecologic Institute, Rotterdam, Netherlands, 2023.</w:t>
      </w:r>
    </w:p>
    <w:p w14:paraId="25AC1784" w14:textId="77777777" w:rsidR="00D638A3" w:rsidRPr="00D638A3" w:rsidRDefault="00D638A3" w:rsidP="00D638A3">
      <w:pPr>
        <w:pStyle w:val="EndNoteBibliography"/>
      </w:pPr>
      <w:r w:rsidRPr="00D638A3">
        <w:t>[64]</w:t>
      </w:r>
      <w:r w:rsidRPr="00D638A3">
        <w:tab/>
        <w:t>Matthews A., O’Neill M.G., Designing Agricultural Climate Policy in Ireland from 2030 to Net Zero, Institute of International and European Affairs, Dublin, Ireland, 2023.</w:t>
      </w:r>
    </w:p>
    <w:p w14:paraId="3FC391A5" w14:textId="67A4505E" w:rsidR="003F1339" w:rsidRDefault="00D638A3">
      <w:pPr>
        <w:pStyle w:val="Subheadings"/>
        <w:rPr>
          <w:b w:val="0"/>
          <w:sz w:val="36"/>
        </w:rPr>
      </w:pPr>
      <w:r>
        <w:rPr>
          <w:b w:val="0"/>
          <w:sz w:val="36"/>
        </w:rPr>
        <w:fldChar w:fldCharType="end"/>
      </w:r>
    </w:p>
    <w:sectPr w:rsidR="003F1339" w:rsidSect="009B7621">
      <w:pgSz w:w="11906" w:h="16838"/>
      <w:pgMar w:top="1440" w:right="1440" w:bottom="1440" w:left="1440" w:header="709" w:footer="709"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Fiona McGovern" w:date="2026-10-25T12:11:00Z" w:initials="FM">
    <w:p w14:paraId="43B39B5A" w14:textId="77777777" w:rsidR="00451B77" w:rsidRDefault="00451B77" w:rsidP="00451B77">
      <w:pPr>
        <w:pStyle w:val="CommentText"/>
      </w:pPr>
      <w:r>
        <w:rPr>
          <w:rStyle w:val="CommentReference"/>
        </w:rPr>
        <w:annotationRef/>
      </w:r>
      <w:r>
        <w:t>Can you start a sentence with an abbreviation?</w:t>
      </w:r>
    </w:p>
  </w:comment>
  <w:comment w:id="1" w:author="Dermot Kelly" w:date="2026-10-22T11:36:00Z" w:initials="DK">
    <w:p w14:paraId="6A2C90A0" w14:textId="77777777" w:rsidR="000C578C" w:rsidRDefault="000C578C" w:rsidP="000C578C">
      <w:pPr>
        <w:pStyle w:val="CommentText"/>
      </w:pPr>
      <w:r>
        <w:rPr>
          <w:rStyle w:val="CommentReference"/>
        </w:rPr>
        <w:annotationRef/>
      </w:r>
      <w:r>
        <w:t>Fixed and updated these references</w:t>
      </w:r>
    </w:p>
  </w:comment>
  <w:comment w:id="2" w:author="Dermot Kelly" w:date="2026-10-22T11:38:00Z" w:initials="DK">
    <w:p w14:paraId="7C76AB9B" w14:textId="77777777" w:rsidR="009B461D" w:rsidRDefault="009B461D" w:rsidP="009B461D">
      <w:pPr>
        <w:pStyle w:val="CommentText"/>
      </w:pPr>
      <w:r>
        <w:rPr>
          <w:rStyle w:val="CommentReference"/>
        </w:rPr>
        <w:annotationRef/>
      </w:r>
      <w:r>
        <w:t>Shortened this section now as to not spend as much time on the PACs explanation</w:t>
      </w:r>
    </w:p>
  </w:comment>
  <w:comment w:id="3" w:author="Dermot Kelly" w:date="2026-10-22T11:39:00Z" w:initials="DK">
    <w:p w14:paraId="26488004" w14:textId="77777777" w:rsidR="00544E36" w:rsidRDefault="00544E36" w:rsidP="00544E36">
      <w:pPr>
        <w:pStyle w:val="CommentText"/>
      </w:pPr>
      <w:r>
        <w:rPr>
          <w:rStyle w:val="CommentReference"/>
        </w:rPr>
        <w:annotationRef/>
      </w:r>
      <w:r>
        <w:t>I deleted the part here where I explained the definition of alternative methane traits, its just later in the M&amp;M, and in the letter</w:t>
      </w:r>
    </w:p>
  </w:comment>
  <w:comment w:id="6" w:author="Fiona McGovern" w:date="2026-10-25T12:16:00Z" w:initials="FM">
    <w:p w14:paraId="589AF78D" w14:textId="77777777" w:rsidR="00451B77" w:rsidRDefault="00451B77" w:rsidP="00451B77">
      <w:pPr>
        <w:pStyle w:val="CommentText"/>
      </w:pPr>
      <w:r>
        <w:rPr>
          <w:rStyle w:val="CommentReference"/>
        </w:rPr>
        <w:annotationRef/>
      </w:r>
      <w:r>
        <w:t>In the PAC you’re capturing methane released via eructation and flatulence….</w:t>
      </w:r>
    </w:p>
  </w:comment>
  <w:comment w:id="7" w:author="Dermot Kelly" w:date="2026-10-22T11:42:00Z" w:initials="DK">
    <w:p w14:paraId="3D5B5F3C" w14:textId="77777777" w:rsidR="00445A70" w:rsidRDefault="00445A70" w:rsidP="00445A70">
      <w:pPr>
        <w:pStyle w:val="CommentText"/>
      </w:pPr>
      <w:r>
        <w:rPr>
          <w:rStyle w:val="CommentReference"/>
        </w:rPr>
        <w:annotationRef/>
      </w:r>
      <w:r>
        <w:t>I think we have to use the term “mass basis” for our trait, as “molecular mass basis” would be if we had been using methane and CO2 in moles rather than grams</w:t>
      </w:r>
    </w:p>
  </w:comment>
  <w:comment w:id="11" w:author="Dermot Kelly" w:date="2026-10-22T11:47:00Z" w:initials="DK">
    <w:p w14:paraId="751A0FB2" w14:textId="77777777" w:rsidR="00F01107" w:rsidRDefault="00F01107" w:rsidP="00F01107">
      <w:pPr>
        <w:pStyle w:val="CommentText"/>
      </w:pPr>
      <w:r>
        <w:rPr>
          <w:rStyle w:val="CommentReference"/>
        </w:rPr>
        <w:annotationRef/>
      </w:r>
      <w:r>
        <w:t>I hopefully have written this section more clearly now. Essentially what I did was:</w:t>
      </w:r>
      <w:r>
        <w:br/>
        <w:t>1. Each contemporary group's (CG's) mean CH₄ (g/day) was calculated.</w:t>
      </w:r>
    </w:p>
    <w:p w14:paraId="03D919A7" w14:textId="77777777" w:rsidR="00F01107" w:rsidRDefault="00F01107" w:rsidP="00F01107">
      <w:pPr>
        <w:pStyle w:val="CommentText"/>
      </w:pPr>
      <w:r>
        <w:t>2. CGs were grouped by data source: 14 sources (the farm/study codes in the data, e.g. AYAF, CT, HILL). Every CG belongs to exactly one source.</w:t>
      </w:r>
    </w:p>
    <w:p w14:paraId="3AB9C40E" w14:textId="77777777" w:rsidR="00F01107" w:rsidRDefault="00F01107" w:rsidP="00F01107">
      <w:pPr>
        <w:pStyle w:val="CommentText"/>
      </w:pPr>
      <w:r>
        <w:t>3. Within each source, CGs were ranked by mean CH₄ and split into three near-equal-sized classes (low, medium, high). The split was done within source rather than across all data because sources differ in baseline methane; pooling would just have sorted whole farms into the high or low class.</w:t>
      </w:r>
    </w:p>
    <w:p w14:paraId="03A32342" w14:textId="77777777" w:rsidR="00F01107" w:rsidRDefault="00F01107" w:rsidP="00F01107">
      <w:pPr>
        <w:pStyle w:val="CommentText"/>
      </w:pPr>
      <w:r>
        <w:t>4. 14 × 3 = 42 classes, minus 1: HILL has only 2 CGs, so it forms only 2 classes. Total = 41.</w:t>
      </w:r>
    </w:p>
    <w:p w14:paraId="248C4A1C" w14:textId="77777777" w:rsidR="00F01107" w:rsidRDefault="00F01107" w:rsidP="00F01107">
      <w:pPr>
        <w:pStyle w:val="CommentText"/>
      </w:pPr>
      <w:r>
        <w:t>5. A separate residual variance was fitted for each class; everything else in the model was the same as the standard model.</w:t>
      </w:r>
    </w:p>
    <w:p w14:paraId="3503D150" w14:textId="77777777" w:rsidR="00F01107" w:rsidRDefault="00F01107" w:rsidP="00F01107">
      <w:pPr>
        <w:pStyle w:val="CommentText"/>
      </w:pPr>
    </w:p>
    <w:p w14:paraId="712D39EA" w14:textId="77777777" w:rsidR="00F01107" w:rsidRDefault="00F01107" w:rsidP="00F01107">
      <w:pPr>
        <w:pStyle w:val="CommentText"/>
      </w:pPr>
      <w:r>
        <w:t xml:space="preserve">So essentially the high, medium and low emitting CG groups within each flock get a separate residual variance structure, and this does a decent job of accounting for all the differences we have in animal size, age etc. </w:t>
      </w:r>
    </w:p>
  </w:comment>
  <w:comment w:id="12" w:author="Dermot Kelly" w:date="2026-10-22T11:44:00Z" w:initials="DK">
    <w:p w14:paraId="0A6EE583" w14:textId="77777777" w:rsidR="005B5CBE" w:rsidRDefault="005B5CBE" w:rsidP="005B5CBE">
      <w:pPr>
        <w:pStyle w:val="CommentText"/>
      </w:pPr>
      <w:r>
        <w:rPr>
          <w:rStyle w:val="CommentReference"/>
        </w:rPr>
        <w:annotationRef/>
      </w:r>
      <w:r>
        <w:t>Changed this to say that these were all the traits across life stages</w:t>
      </w:r>
    </w:p>
  </w:comment>
  <w:comment w:id="16" w:author="Dermot Kelly" w:date="2026-10-22T11:49:00Z" w:initials="DK">
    <w:p w14:paraId="038B3718" w14:textId="77777777" w:rsidR="001B09ED" w:rsidRDefault="001B09ED" w:rsidP="001B09ED">
      <w:pPr>
        <w:pStyle w:val="CommentText"/>
      </w:pPr>
      <w:r>
        <w:rPr>
          <w:rStyle w:val="CommentReference"/>
        </w:rPr>
        <w:annotationRef/>
      </w:r>
      <w:r>
        <w:t>I removed the section here about the genetic correlations between homogenous and hetero</w:t>
      </w:r>
    </w:p>
  </w:comment>
  <w:comment w:id="17" w:author="Dermot Kelly" w:date="2026-10-22T11:51:00Z" w:initials="DK">
    <w:p w14:paraId="13EE66DD" w14:textId="77777777" w:rsidR="00D027CD" w:rsidRDefault="00D027CD" w:rsidP="00D027CD">
      <w:pPr>
        <w:pStyle w:val="CommentText"/>
      </w:pPr>
      <w:r>
        <w:rPr>
          <w:rStyle w:val="CommentReference"/>
        </w:rPr>
        <w:annotationRef/>
      </w:r>
      <w:r>
        <w:t>I just listed the traits included in the index here instead of explaining why, this is done in discussion</w:t>
      </w:r>
    </w:p>
  </w:comment>
  <w:comment w:id="18" w:author="Dermot Kelly" w:date="2026-10-22T11:54:00Z" w:initials="DK">
    <w:p w14:paraId="3C6D773A" w14:textId="77777777" w:rsidR="00025727" w:rsidRDefault="00025727" w:rsidP="00025727">
      <w:pPr>
        <w:pStyle w:val="CommentText"/>
      </w:pPr>
      <w:r>
        <w:rPr>
          <w:rStyle w:val="CommentReference"/>
        </w:rPr>
        <w:annotationRef/>
      </w:r>
      <w:r>
        <w:t>The correlations don’t change that much, but I think we should keep the trivariate as when we estimate all three together we can get all the co-variances and SEs which allows us to do the sensitivity/uncertainty analysis</w:t>
      </w:r>
    </w:p>
  </w:comment>
  <w:comment w:id="19" w:author="Dermot Kelly" w:date="2026-10-22T11:55:00Z" w:initials="DK">
    <w:p w14:paraId="79D7A6DE" w14:textId="77777777" w:rsidR="00025727" w:rsidRDefault="00025727" w:rsidP="00025727">
      <w:pPr>
        <w:pStyle w:val="CommentText"/>
      </w:pPr>
      <w:r>
        <w:rPr>
          <w:rStyle w:val="CommentReference"/>
        </w:rPr>
        <w:annotationRef/>
      </w:r>
      <w:r>
        <w:t>Changed all the matrices to bold</w:t>
      </w:r>
    </w:p>
  </w:comment>
  <w:comment w:id="20" w:author="Dermot Kelly" w:date="2026-10-22T12:02:00Z" w:initials="DK">
    <w:p w14:paraId="2E5CF343" w14:textId="77777777" w:rsidR="008532DB" w:rsidRDefault="008532DB" w:rsidP="008532DB">
      <w:pPr>
        <w:pStyle w:val="CommentText"/>
      </w:pPr>
      <w:r>
        <w:rPr>
          <w:rStyle w:val="CommentReference"/>
        </w:rPr>
        <w:annotationRef/>
      </w:r>
      <w:r>
        <w:t xml:space="preserve">I had done all the analysis at an intensity of i=1 which is selecting the top 30% roughly. The reviewers point was that realistically different intensities and generations are used. The dynamics of the traits would not change just the magnitude of the responses. So I included in supplementary an intensity of i=1.7 which would be selecting the top ~12%. Also they asked to give a sense of the response per year rather than generation so I gave that in supplementary too </w:t>
      </w:r>
    </w:p>
  </w:comment>
  <w:comment w:id="26" w:author="Dermot Kelly" w:date="2026-10-22T12:03:00Z" w:initials="DK">
    <w:p w14:paraId="66CE9DC7" w14:textId="77777777" w:rsidR="00571D83" w:rsidRDefault="00571D83" w:rsidP="00571D83">
      <w:pPr>
        <w:pStyle w:val="CommentText"/>
      </w:pPr>
      <w:r>
        <w:rPr>
          <w:rStyle w:val="CommentReference"/>
        </w:rPr>
        <w:annotationRef/>
      </w:r>
      <w:r>
        <w:t>I moved this text to results from M&amp;M and changed the wording, I don’t use the term confounded anymore</w:t>
      </w:r>
    </w:p>
  </w:comment>
  <w:comment w:id="34" w:author="Dermot Kelly" w:date="2026-10-22T12:06:00Z" w:initials="DK">
    <w:p w14:paraId="7B3B20F0" w14:textId="77777777" w:rsidR="003C1EDF" w:rsidRDefault="003C1EDF" w:rsidP="003C1EDF">
      <w:pPr>
        <w:pStyle w:val="CommentText"/>
      </w:pPr>
      <w:r>
        <w:rPr>
          <w:rStyle w:val="CommentReference"/>
        </w:rPr>
        <w:annotationRef/>
      </w:r>
      <w:r>
        <w:t>Added this in and also moved the info that PE could not be estimated for three of the traits to M&amp;M</w:t>
      </w:r>
    </w:p>
  </w:comment>
  <w:comment w:id="35" w:author="Dermot Kelly" w:date="2026-10-22T12:06:00Z" w:initials="DK">
    <w:p w14:paraId="116EC926" w14:textId="77777777" w:rsidR="00692E77" w:rsidRDefault="00692E77" w:rsidP="00692E77">
      <w:pPr>
        <w:pStyle w:val="CommentText"/>
      </w:pPr>
      <w:r>
        <w:rPr>
          <w:rStyle w:val="CommentReference"/>
        </w:rPr>
        <w:annotationRef/>
      </w:r>
      <w:r>
        <w:t>Changed these to brackets</w:t>
      </w:r>
    </w:p>
  </w:comment>
  <w:comment w:id="36" w:author="Dermot Kelly" w:date="2026-10-22T12:07:00Z" w:initials="DK">
    <w:p w14:paraId="6189B941" w14:textId="77777777" w:rsidR="00692E77" w:rsidRDefault="00692E77" w:rsidP="00692E77">
      <w:pPr>
        <w:pStyle w:val="CommentText"/>
      </w:pPr>
      <w:r>
        <w:rPr>
          <w:rStyle w:val="CommentReference"/>
        </w:rPr>
        <w:annotationRef/>
      </w:r>
      <w:r>
        <w:t>All tables are standalone now</w:t>
      </w:r>
    </w:p>
  </w:comment>
  <w:comment w:id="40" w:author="Dermot Kelly" w:date="2026-10-22T13:13:00Z" w:initials="DK">
    <w:p w14:paraId="182FEE7B" w14:textId="77777777" w:rsidR="001615FC" w:rsidRDefault="001615FC" w:rsidP="001615FC">
      <w:pPr>
        <w:pStyle w:val="CommentText"/>
      </w:pPr>
      <w:r>
        <w:rPr>
          <w:rStyle w:val="CommentReference"/>
        </w:rPr>
        <w:annotationRef/>
      </w:r>
      <w:r>
        <w:t>I removed the reference here in results section</w:t>
      </w:r>
    </w:p>
  </w:comment>
  <w:comment w:id="42" w:author="Dermot Kelly" w:date="2026-10-22T13:14:00Z" w:initials="DK">
    <w:p w14:paraId="11638C6D" w14:textId="77777777" w:rsidR="009B5469" w:rsidRDefault="009B5469" w:rsidP="009B5469">
      <w:pPr>
        <w:pStyle w:val="CommentText"/>
      </w:pPr>
      <w:r>
        <w:rPr>
          <w:rStyle w:val="CommentReference"/>
        </w:rPr>
        <w:annotationRef/>
      </w:r>
      <w:r>
        <w:t>Changed here to no longer use term reference response and just explain what response is</w:t>
      </w:r>
    </w:p>
  </w:comment>
  <w:comment w:id="43" w:author="Dermot Kelly" w:date="2026-10-22T13:15:00Z" w:initials="DK">
    <w:p w14:paraId="6E3DB108" w14:textId="77777777" w:rsidR="009B5469" w:rsidRDefault="009B5469" w:rsidP="009B5469">
      <w:pPr>
        <w:pStyle w:val="CommentText"/>
      </w:pPr>
      <w:r>
        <w:rPr>
          <w:rStyle w:val="CommentReference"/>
        </w:rPr>
        <w:annotationRef/>
      </w:r>
      <w:r>
        <w:t>Changed here from “goals” to “methane traits”</w:t>
      </w:r>
    </w:p>
  </w:comment>
  <w:comment w:id="44" w:author="Dermot Kelly" w:date="2026-10-22T13:15:00Z" w:initials="DK">
    <w:p w14:paraId="56F06CBD" w14:textId="77777777" w:rsidR="009B5469" w:rsidRDefault="009B5469" w:rsidP="009B5469">
      <w:pPr>
        <w:pStyle w:val="CommentText"/>
      </w:pPr>
      <w:r>
        <w:rPr>
          <w:rStyle w:val="CommentReference"/>
        </w:rPr>
        <w:annotationRef/>
      </w:r>
      <w:r>
        <w:t>I have now used sub-headings throughout</w:t>
      </w:r>
    </w:p>
  </w:comment>
  <w:comment w:id="45" w:author="Dermot Kelly" w:date="2026-10-22T13:16:00Z" w:initials="DK">
    <w:p w14:paraId="383ADC7E" w14:textId="77777777" w:rsidR="0016704A" w:rsidRDefault="0016704A" w:rsidP="0016704A">
      <w:pPr>
        <w:pStyle w:val="CommentText"/>
      </w:pPr>
      <w:r>
        <w:rPr>
          <w:rStyle w:val="CommentReference"/>
        </w:rPr>
        <w:annotationRef/>
      </w:r>
      <w:r>
        <w:t>Just use three references here now</w:t>
      </w:r>
    </w:p>
  </w:comment>
  <w:comment w:id="46" w:author="Dermot Kelly" w:date="2026-10-22T13:18:00Z" w:initials="DK">
    <w:p w14:paraId="60115BC3" w14:textId="77777777" w:rsidR="00826BAB" w:rsidRDefault="00826BAB" w:rsidP="00826BAB">
      <w:pPr>
        <w:pStyle w:val="CommentText"/>
      </w:pPr>
      <w:r>
        <w:rPr>
          <w:rStyle w:val="CommentReference"/>
        </w:rPr>
        <w:annotationRef/>
      </w:r>
      <w:r>
        <w:t>Changed this to make it more clear hopefully, in response to reviewer talking about the importance of intake I am saying that MBW captures intake to some degree</w:t>
      </w:r>
    </w:p>
  </w:comment>
  <w:comment w:id="47" w:author="Dermot Kelly" w:date="2026-10-22T13:19:00Z" w:initials="DK">
    <w:p w14:paraId="006AFFFD" w14:textId="77777777" w:rsidR="00706FED" w:rsidRDefault="00706FED" w:rsidP="00706FED">
      <w:pPr>
        <w:pStyle w:val="CommentText"/>
      </w:pPr>
      <w:r>
        <w:rPr>
          <w:rStyle w:val="CommentReference"/>
        </w:rPr>
        <w:annotationRef/>
      </w:r>
      <w:r>
        <w:t>Changed this to highlight that ADG captures methane relative to growth and muscle mass relative to saleable product</w:t>
      </w:r>
    </w:p>
  </w:comment>
  <w:comment w:id="48" w:author="Dermot Kelly" w:date="2026-10-22T13:23:00Z" w:initials="DK">
    <w:p w14:paraId="512CE01A" w14:textId="77777777" w:rsidR="00A24922" w:rsidRDefault="00A24922" w:rsidP="00A24922">
      <w:pPr>
        <w:pStyle w:val="CommentText"/>
      </w:pPr>
      <w:r>
        <w:rPr>
          <w:rStyle w:val="CommentReference"/>
        </w:rPr>
        <w:annotationRef/>
      </w:r>
      <w:r>
        <w:t xml:space="preserve">Removed the sentence after this as probably not necessary, </w:t>
      </w:r>
    </w:p>
  </w:comment>
  <w:comment w:id="50" w:author="Dermot Kelly" w:date="2026-10-22T13:25:00Z" w:initials="DK">
    <w:p w14:paraId="01D60E75" w14:textId="77777777" w:rsidR="002F2E3C" w:rsidRDefault="002F2E3C" w:rsidP="002F2E3C">
      <w:pPr>
        <w:pStyle w:val="CommentText"/>
      </w:pPr>
      <w:r>
        <w:rPr>
          <w:rStyle w:val="CommentReference"/>
        </w:rPr>
        <w:annotationRef/>
      </w:r>
      <w:r>
        <w:t>Changed this to just say greenfeed measurements now</w:t>
      </w:r>
    </w:p>
  </w:comment>
  <w:comment w:id="51" w:author="Dermot Kelly" w:date="2026-10-22T13:25:00Z" w:initials="DK">
    <w:p w14:paraId="0D854359" w14:textId="77777777" w:rsidR="00146445" w:rsidRDefault="00146445" w:rsidP="00146445">
      <w:pPr>
        <w:pStyle w:val="CommentText"/>
      </w:pPr>
      <w:r>
        <w:rPr>
          <w:rStyle w:val="CommentReference"/>
        </w:rPr>
        <w:annotationRef/>
      </w:r>
      <w:r>
        <w:t>Split this into a second sentence</w:t>
      </w:r>
    </w:p>
  </w:comment>
  <w:comment w:id="52" w:author="Dermot Kelly" w:date="2026-10-22T13:27:00Z" w:initials="DK">
    <w:p w14:paraId="2F54A124" w14:textId="77777777" w:rsidR="00E17E17" w:rsidRDefault="00E17E17" w:rsidP="00E17E17">
      <w:pPr>
        <w:pStyle w:val="CommentText"/>
      </w:pPr>
      <w:r>
        <w:rPr>
          <w:rStyle w:val="CommentReference"/>
        </w:rPr>
        <w:annotationRef/>
      </w:r>
      <w:r>
        <w:t>Removed the section that comes after this discussing the generalisability of results across different systems, I just address this in response to reviewers now</w:t>
      </w:r>
    </w:p>
  </w:comment>
  <w:comment w:id="53" w:author="Dermot Kelly" w:date="2026-10-23T11:05:00Z" w:initials="DK">
    <w:p w14:paraId="67630C1C" w14:textId="77777777" w:rsidR="00163ACF" w:rsidRDefault="00163ACF" w:rsidP="00163ACF">
      <w:pPr>
        <w:pStyle w:val="CommentText"/>
      </w:pPr>
      <w:r>
        <w:rPr>
          <w:rStyle w:val="CommentReference"/>
        </w:rPr>
        <w:annotationRef/>
      </w:r>
      <w:r>
        <w:t>I’m not sure should I have a full section in discussion on this?</w:t>
      </w:r>
    </w:p>
  </w:comment>
  <w:comment w:id="54" w:author="Noirin McHugh" w:date="2026-10-23T11:27:00Z" w:initials="NM">
    <w:p w14:paraId="42B5AAA7" w14:textId="77777777" w:rsidR="007F17FA" w:rsidRDefault="007F17FA" w:rsidP="007F17FA">
      <w:pPr>
        <w:pStyle w:val="CommentText"/>
      </w:pPr>
      <w:r>
        <w:rPr>
          <w:rStyle w:val="CommentReference"/>
        </w:rPr>
        <w:annotationRef/>
      </w:r>
      <w:r>
        <w:t>I actually like it so I’d say leave it in!</w:t>
      </w:r>
    </w:p>
  </w:comment>
  <w:comment w:id="55" w:author="Fiona McGovern" w:date="2026-10-25T12:41:00Z" w:initials="FM">
    <w:p w14:paraId="05A99A34" w14:textId="77777777" w:rsidR="007D2045" w:rsidRDefault="007D2045" w:rsidP="007D2045">
      <w:pPr>
        <w:pStyle w:val="CommentText"/>
      </w:pPr>
      <w:r>
        <w:rPr>
          <w:rStyle w:val="CommentReference"/>
        </w:rPr>
        <w:annotationRef/>
      </w:r>
      <w:r>
        <w:t>I think it does give a nice justification</w:t>
      </w:r>
    </w:p>
  </w:comment>
  <w:comment w:id="57" w:author="Dermot Kelly" w:date="2026-10-22T13:29:00Z" w:initials="DK">
    <w:p w14:paraId="28867923" w14:textId="77777777" w:rsidR="00FB2BCA" w:rsidRDefault="00FB2BCA" w:rsidP="00FB2BCA">
      <w:pPr>
        <w:pStyle w:val="CommentText"/>
      </w:pPr>
      <w:r>
        <w:rPr>
          <w:rStyle w:val="CommentReference"/>
        </w:rPr>
        <w:annotationRef/>
      </w:r>
      <w:r>
        <w:t>Included both results now</w:t>
      </w:r>
    </w:p>
  </w:comment>
  <w:comment w:id="58" w:author="Noirin McHugh" w:date="2026-10-23T11:27:00Z" w:initials="NM">
    <w:p w14:paraId="0EA9C911" w14:textId="77777777" w:rsidR="006A7C41" w:rsidRDefault="006A7C41" w:rsidP="006A7C41">
      <w:pPr>
        <w:pStyle w:val="CommentText"/>
      </w:pPr>
      <w:r>
        <w:rPr>
          <w:rStyle w:val="CommentReference"/>
        </w:rPr>
        <w:annotationRef/>
      </w:r>
      <w:r>
        <w:t>Needs to be updated?</w:t>
      </w:r>
    </w:p>
  </w:comment>
  <w:comment w:id="66" w:author="Noirin McHugh" w:date="2026-10-23T11:29:00Z" w:initials="NM">
    <w:p w14:paraId="0BBD8788" w14:textId="77777777" w:rsidR="006A7C41" w:rsidRDefault="006A7C41" w:rsidP="006A7C41">
      <w:pPr>
        <w:pStyle w:val="CommentText"/>
      </w:pPr>
      <w:r>
        <w:rPr>
          <w:rStyle w:val="CommentReference"/>
        </w:rPr>
        <w:annotationRef/>
      </w:r>
      <w:r>
        <w:t>Not sure you need this sentence, I think you have it stated above as well.</w:t>
      </w:r>
    </w:p>
  </w:comment>
  <w:comment w:id="64" w:author="Dermot Kelly" w:date="2026-10-22T13:38:00Z" w:initials="DK">
    <w:p w14:paraId="7D1998CF" w14:textId="77777777" w:rsidR="00C134E9" w:rsidRDefault="00C134E9" w:rsidP="00C134E9">
      <w:pPr>
        <w:pStyle w:val="CommentText"/>
      </w:pPr>
      <w:r>
        <w:rPr>
          <w:rStyle w:val="CommentReference"/>
        </w:rPr>
        <w:annotationRef/>
      </w:r>
      <w:r>
        <w:t>I think I have written this section a bit more clearly now.  It now states that the MBW and CO₂ weights are not economic values but the weights needed to reduce methane without changing MBW or CO₂, i.e. a desired-gains approach, in contrast to an economic breeding goal. The final part is generalised to any alternative methane trait and condensed into one point: economic values on such a trait face the same constraints shown here, because it already carries implicit weights on its component traits and its correlated responses must be checked against Figure 1.</w:t>
      </w:r>
    </w:p>
  </w:comment>
  <w:comment w:id="65" w:author="Noirin McHugh" w:date="2026-10-23T11:29:00Z" w:initials="NM">
    <w:p w14:paraId="5252B013" w14:textId="77777777" w:rsidR="006A7C41" w:rsidRDefault="006A7C41" w:rsidP="006A7C41">
      <w:pPr>
        <w:pStyle w:val="CommentText"/>
      </w:pPr>
      <w:r>
        <w:rPr>
          <w:rStyle w:val="CommentReference"/>
        </w:rPr>
        <w:annotationRef/>
      </w:r>
      <w:r>
        <w:t>Very nice!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3B39B5A" w15:done="0"/>
  <w15:commentEx w15:paraId="6A2C90A0" w15:done="0"/>
  <w15:commentEx w15:paraId="7C76AB9B" w15:done="0"/>
  <w15:commentEx w15:paraId="26488004" w15:done="0"/>
  <w15:commentEx w15:paraId="589AF78D" w15:done="0"/>
  <w15:commentEx w15:paraId="3D5B5F3C" w15:done="0"/>
  <w15:commentEx w15:paraId="712D39EA" w15:done="0"/>
  <w15:commentEx w15:paraId="0A6EE583" w15:done="0"/>
  <w15:commentEx w15:paraId="038B3718" w15:done="0"/>
  <w15:commentEx w15:paraId="13EE66DD" w15:done="0"/>
  <w15:commentEx w15:paraId="3C6D773A" w15:done="0"/>
  <w15:commentEx w15:paraId="79D7A6DE" w15:done="0"/>
  <w15:commentEx w15:paraId="2E5CF343" w15:done="0"/>
  <w15:commentEx w15:paraId="66CE9DC7" w15:done="0"/>
  <w15:commentEx w15:paraId="7B3B20F0" w15:done="0"/>
  <w15:commentEx w15:paraId="116EC926" w15:done="0"/>
  <w15:commentEx w15:paraId="6189B941" w15:done="0"/>
  <w15:commentEx w15:paraId="182FEE7B" w15:done="0"/>
  <w15:commentEx w15:paraId="11638C6D" w15:done="0"/>
  <w15:commentEx w15:paraId="6E3DB108" w15:done="0"/>
  <w15:commentEx w15:paraId="56F06CBD" w15:done="0"/>
  <w15:commentEx w15:paraId="383ADC7E" w15:done="0"/>
  <w15:commentEx w15:paraId="60115BC3" w15:done="0"/>
  <w15:commentEx w15:paraId="006AFFFD" w15:done="0"/>
  <w15:commentEx w15:paraId="512CE01A" w15:done="0"/>
  <w15:commentEx w15:paraId="01D60E75" w15:done="0"/>
  <w15:commentEx w15:paraId="0D854359" w15:done="0"/>
  <w15:commentEx w15:paraId="2F54A124" w15:done="0"/>
  <w15:commentEx w15:paraId="67630C1C" w15:done="0"/>
  <w15:commentEx w15:paraId="42B5AAA7" w15:paraIdParent="67630C1C" w15:done="0"/>
  <w15:commentEx w15:paraId="05A99A34" w15:paraIdParent="67630C1C" w15:done="0"/>
  <w15:commentEx w15:paraId="28867923" w15:done="0"/>
  <w15:commentEx w15:paraId="0EA9C911" w15:done="0"/>
  <w15:commentEx w15:paraId="0BBD8788" w15:done="0"/>
  <w15:commentEx w15:paraId="7D1998CF" w15:done="0"/>
  <w15:commentEx w15:paraId="5252B013" w15:paraIdParent="7D1998C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2085E48" w16cex:dateUtc="2026-10-25T12:11:00Z"/>
  <w16cex:commentExtensible w16cex:durableId="263807BB" w16cex:dateUtc="2026-10-21T22:36:00Z"/>
  <w16cex:commentExtensible w16cex:durableId="21F09042" w16cex:dateUtc="2026-10-21T22:38:00Z"/>
  <w16cex:commentExtensible w16cex:durableId="3FFB5184" w16cex:dateUtc="2026-10-21T22:39:00Z"/>
  <w16cex:commentExtensible w16cex:durableId="37F2904F" w16cex:dateUtc="2026-10-25T12:16:00Z"/>
  <w16cex:commentExtensible w16cex:durableId="4D3264D6" w16cex:dateUtc="2026-10-21T22:42:00Z"/>
  <w16cex:commentExtensible w16cex:durableId="270F3F04" w16cex:dateUtc="2026-10-21T22:47:00Z">
    <w16cex:extLst>
      <w16:ext w16:uri="{CE6994B0-6A32-4C9F-8C6B-6E91EDA988CE}">
        <cr:reactions xmlns:cr="http://schemas.microsoft.com/office/comments/2020/reactions">
          <cr:reaction reactionType="1">
            <cr:reactionInfo dateUtc="2026-10-23T10:18:34Z">
              <cr:user userId="S::noirin.mchugh@teagasc.ie::21fc38a6-da79-46c1-99c5-6fea763cfc67" userProvider="AD" userName="Noirin McHugh"/>
            </cr:reactionInfo>
          </cr:reaction>
        </cr:reactions>
      </w16:ext>
    </w16cex:extLst>
  </w16cex:commentExtensible>
  <w16cex:commentExtensible w16cex:durableId="48BBC4A7" w16cex:dateUtc="2026-10-21T22:44:00Z"/>
  <w16cex:commentExtensible w16cex:durableId="30C0210E" w16cex:dateUtc="2026-10-21T22:49:00Z">
    <w16cex:extLst>
      <w16:ext w16:uri="{CE6994B0-6A32-4C9F-8C6B-6E91EDA988CE}">
        <cr:reactions xmlns:cr="http://schemas.microsoft.com/office/comments/2020/reactions">
          <cr:reaction reactionType="1">
            <cr:reactionInfo dateUtc="2026-10-23T10:18:18Z">
              <cr:user userId="S::noirin.mchugh@teagasc.ie::21fc38a6-da79-46c1-99c5-6fea763cfc67" userProvider="AD" userName="Noirin McHugh"/>
            </cr:reactionInfo>
          </cr:reaction>
        </cr:reactions>
      </w16:ext>
    </w16cex:extLst>
  </w16cex:commentExtensible>
  <w16cex:commentExtensible w16cex:durableId="6A23A0D4" w16cex:dateUtc="2026-10-21T22:51:00Z">
    <w16cex:extLst>
      <w16:ext w16:uri="{CE6994B0-6A32-4C9F-8C6B-6E91EDA988CE}">
        <cr:reactions xmlns:cr="http://schemas.microsoft.com/office/comments/2020/reactions">
          <cr:reaction reactionType="1">
            <cr:reactionInfo dateUtc="2026-10-23T10:18:16Z">
              <cr:user userId="S::noirin.mchugh@teagasc.ie::21fc38a6-da79-46c1-99c5-6fea763cfc67" userProvider="AD" userName="Noirin McHugh"/>
            </cr:reactionInfo>
          </cr:reaction>
        </cr:reactions>
      </w16:ext>
    </w16cex:extLst>
  </w16cex:commentExtensible>
  <w16cex:commentExtensible w16cex:durableId="3C08241F" w16cex:dateUtc="2026-10-21T22:54:00Z">
    <w16cex:extLst>
      <w16:ext w16:uri="{CE6994B0-6A32-4C9F-8C6B-6E91EDA988CE}">
        <cr:reactions xmlns:cr="http://schemas.microsoft.com/office/comments/2020/reactions">
          <cr:reaction reactionType="1">
            <cr:reactionInfo dateUtc="2026-10-23T10:18:15Z">
              <cr:user userId="S::noirin.mchugh@teagasc.ie::21fc38a6-da79-46c1-99c5-6fea763cfc67" userProvider="AD" userName="Noirin McHugh"/>
            </cr:reactionInfo>
          </cr:reaction>
        </cr:reactions>
      </w16:ext>
    </w16cex:extLst>
  </w16cex:commentExtensible>
  <w16cex:commentExtensible w16cex:durableId="611B38EB" w16cex:dateUtc="2026-10-21T22:55:00Z">
    <w16cex:extLst>
      <w16:ext w16:uri="{CE6994B0-6A32-4C9F-8C6B-6E91EDA988CE}">
        <cr:reactions xmlns:cr="http://schemas.microsoft.com/office/comments/2020/reactions">
          <cr:reaction reactionType="1">
            <cr:reactionInfo dateUtc="2026-10-23T10:18:40Z">
              <cr:user userId="S::noirin.mchugh@teagasc.ie::21fc38a6-da79-46c1-99c5-6fea763cfc67" userProvider="AD" userName="Noirin McHugh"/>
            </cr:reactionInfo>
          </cr:reaction>
        </cr:reactions>
      </w16:ext>
    </w16cex:extLst>
  </w16cex:commentExtensible>
  <w16cex:commentExtensible w16cex:durableId="3F9E6723" w16cex:dateUtc="2026-10-21T23:02:00Z">
    <w16cex:extLst>
      <w16:ext w16:uri="{CE6994B0-6A32-4C9F-8C6B-6E91EDA988CE}">
        <cr:reactions xmlns:cr="http://schemas.microsoft.com/office/comments/2020/reactions">
          <cr:reaction reactionType="1">
            <cr:reactionInfo dateUtc="2026-10-23T10:19:00Z">
              <cr:user userId="S::noirin.mchugh@teagasc.ie::21fc38a6-da79-46c1-99c5-6fea763cfc67" userProvider="AD" userName="Noirin McHugh"/>
            </cr:reactionInfo>
          </cr:reaction>
        </cr:reactions>
      </w16:ext>
    </w16cex:extLst>
  </w16cex:commentExtensible>
  <w16cex:commentExtensible w16cex:durableId="65BAEED5" w16cex:dateUtc="2026-10-21T23:03:00Z"/>
  <w16cex:commentExtensible w16cex:durableId="289105E1" w16cex:dateUtc="2026-10-21T23:06:00Z"/>
  <w16cex:commentExtensible w16cex:durableId="5383B7D3" w16cex:dateUtc="2026-10-21T23:06:00Z"/>
  <w16cex:commentExtensible w16cex:durableId="01D4F7DA" w16cex:dateUtc="2026-10-21T23:07:00Z"/>
  <w16cex:commentExtensible w16cex:durableId="5A9F3012" w16cex:dateUtc="2026-10-22T00:13:00Z"/>
  <w16cex:commentExtensible w16cex:durableId="49810A06" w16cex:dateUtc="2026-10-22T00:14:00Z"/>
  <w16cex:commentExtensible w16cex:durableId="15F87DC7" w16cex:dateUtc="2026-10-22T00:15:00Z"/>
  <w16cex:commentExtensible w16cex:durableId="6266F328" w16cex:dateUtc="2026-10-22T00:15:00Z"/>
  <w16cex:commentExtensible w16cex:durableId="254FF631" w16cex:dateUtc="2026-10-22T00:16:00Z"/>
  <w16cex:commentExtensible w16cex:durableId="088F8638" w16cex:dateUtc="2026-10-22T00:18:00Z"/>
  <w16cex:commentExtensible w16cex:durableId="0122B019" w16cex:dateUtc="2026-10-22T00:19:00Z"/>
  <w16cex:commentExtensible w16cex:durableId="3496A325" w16cex:dateUtc="2026-10-22T00:23:00Z"/>
  <w16cex:commentExtensible w16cex:durableId="2787B42D" w16cex:dateUtc="2026-10-22T00:25:00Z"/>
  <w16cex:commentExtensible w16cex:durableId="24420D41" w16cex:dateUtc="2026-10-22T00:25:00Z"/>
  <w16cex:commentExtensible w16cex:durableId="6176AB1D" w16cex:dateUtc="2026-10-22T00:27:00Z"/>
  <w16cex:commentExtensible w16cex:durableId="0C1AF372" w16cex:dateUtc="2026-10-22T22:05:00Z"/>
  <w16cex:commentExtensible w16cex:durableId="3E58B1D9" w16cex:dateUtc="2026-10-23T10:27:00Z"/>
  <w16cex:commentExtensible w16cex:durableId="2F6BB809" w16cex:dateUtc="2026-10-25T12:41:00Z"/>
  <w16cex:commentExtensible w16cex:durableId="0F970596" w16cex:dateUtc="2026-10-22T00:29:00Z">
    <w16cex:extLst>
      <w16:ext w16:uri="{CE6994B0-6A32-4C9F-8C6B-6E91EDA988CE}">
        <cr:reactions xmlns:cr="http://schemas.microsoft.com/office/comments/2020/reactions">
          <cr:reaction reactionType="1">
            <cr:reactionInfo dateUtc="2026-10-23T10:26:38Z">
              <cr:user userId="S::noirin.mchugh@teagasc.ie::21fc38a6-da79-46c1-99c5-6fea763cfc67" userProvider="AD" userName="Noirin McHugh"/>
            </cr:reactionInfo>
          </cr:reaction>
        </cr:reactions>
      </w16:ext>
    </w16cex:extLst>
  </w16cex:commentExtensible>
  <w16cex:commentExtensible w16cex:durableId="4F3D88E5" w16cex:dateUtc="2026-10-23T10:27:00Z"/>
  <w16cex:commentExtensible w16cex:durableId="1FB68677" w16cex:dateUtc="2026-10-23T10:29:00Z"/>
  <w16cex:commentExtensible w16cex:durableId="41A4CA1B" w16cex:dateUtc="2026-10-22T00:38:00Z"/>
  <w16cex:commentExtensible w16cex:durableId="52E9D4F6" w16cex:dateUtc="2026-10-23T10: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3B39B5A" w16cid:durableId="12085E48"/>
  <w16cid:commentId w16cid:paraId="6A2C90A0" w16cid:durableId="263807BB"/>
  <w16cid:commentId w16cid:paraId="7C76AB9B" w16cid:durableId="21F09042"/>
  <w16cid:commentId w16cid:paraId="26488004" w16cid:durableId="3FFB5184"/>
  <w16cid:commentId w16cid:paraId="589AF78D" w16cid:durableId="37F2904F"/>
  <w16cid:commentId w16cid:paraId="3D5B5F3C" w16cid:durableId="4D3264D6"/>
  <w16cid:commentId w16cid:paraId="712D39EA" w16cid:durableId="270F3F04"/>
  <w16cid:commentId w16cid:paraId="0A6EE583" w16cid:durableId="48BBC4A7"/>
  <w16cid:commentId w16cid:paraId="038B3718" w16cid:durableId="30C0210E"/>
  <w16cid:commentId w16cid:paraId="13EE66DD" w16cid:durableId="6A23A0D4"/>
  <w16cid:commentId w16cid:paraId="3C6D773A" w16cid:durableId="3C08241F"/>
  <w16cid:commentId w16cid:paraId="79D7A6DE" w16cid:durableId="611B38EB"/>
  <w16cid:commentId w16cid:paraId="2E5CF343" w16cid:durableId="3F9E6723"/>
  <w16cid:commentId w16cid:paraId="66CE9DC7" w16cid:durableId="65BAEED5"/>
  <w16cid:commentId w16cid:paraId="7B3B20F0" w16cid:durableId="289105E1"/>
  <w16cid:commentId w16cid:paraId="116EC926" w16cid:durableId="5383B7D3"/>
  <w16cid:commentId w16cid:paraId="6189B941" w16cid:durableId="01D4F7DA"/>
  <w16cid:commentId w16cid:paraId="182FEE7B" w16cid:durableId="5A9F3012"/>
  <w16cid:commentId w16cid:paraId="11638C6D" w16cid:durableId="49810A06"/>
  <w16cid:commentId w16cid:paraId="6E3DB108" w16cid:durableId="15F87DC7"/>
  <w16cid:commentId w16cid:paraId="56F06CBD" w16cid:durableId="6266F328"/>
  <w16cid:commentId w16cid:paraId="383ADC7E" w16cid:durableId="254FF631"/>
  <w16cid:commentId w16cid:paraId="60115BC3" w16cid:durableId="088F8638"/>
  <w16cid:commentId w16cid:paraId="006AFFFD" w16cid:durableId="0122B019"/>
  <w16cid:commentId w16cid:paraId="512CE01A" w16cid:durableId="3496A325"/>
  <w16cid:commentId w16cid:paraId="01D60E75" w16cid:durableId="2787B42D"/>
  <w16cid:commentId w16cid:paraId="0D854359" w16cid:durableId="24420D41"/>
  <w16cid:commentId w16cid:paraId="2F54A124" w16cid:durableId="6176AB1D"/>
  <w16cid:commentId w16cid:paraId="67630C1C" w16cid:durableId="0C1AF372"/>
  <w16cid:commentId w16cid:paraId="42B5AAA7" w16cid:durableId="3E58B1D9"/>
  <w16cid:commentId w16cid:paraId="05A99A34" w16cid:durableId="2F6BB809"/>
  <w16cid:commentId w16cid:paraId="28867923" w16cid:durableId="0F970596"/>
  <w16cid:commentId w16cid:paraId="0EA9C911" w16cid:durableId="4F3D88E5"/>
  <w16cid:commentId w16cid:paraId="0BBD8788" w16cid:durableId="1FB68677"/>
  <w16cid:commentId w16cid:paraId="7D1998CF" w16cid:durableId="41A4CA1B"/>
  <w16cid:commentId w16cid:paraId="5252B013" w16cid:durableId="52E9D4F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615048" w14:textId="77777777" w:rsidR="000F7471" w:rsidRDefault="000F7471" w:rsidP="002D7648">
      <w:pPr>
        <w:spacing w:line="240" w:lineRule="auto"/>
      </w:pPr>
      <w:r>
        <w:separator/>
      </w:r>
    </w:p>
  </w:endnote>
  <w:endnote w:type="continuationSeparator" w:id="0">
    <w:p w14:paraId="038702F9" w14:textId="77777777" w:rsidR="000F7471" w:rsidRDefault="000F7471" w:rsidP="002D764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CAC494" w14:textId="77777777" w:rsidR="000F7471" w:rsidRDefault="000F7471" w:rsidP="002D7648">
      <w:pPr>
        <w:spacing w:line="240" w:lineRule="auto"/>
      </w:pPr>
      <w:r>
        <w:separator/>
      </w:r>
    </w:p>
  </w:footnote>
  <w:footnote w:type="continuationSeparator" w:id="0">
    <w:p w14:paraId="63D7EF15" w14:textId="77777777" w:rsidR="000F7471" w:rsidRDefault="000F7471" w:rsidP="002D764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B2AFE"/>
    <w:multiLevelType w:val="multilevel"/>
    <w:tmpl w:val="FE827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60138"/>
    <w:multiLevelType w:val="multilevel"/>
    <w:tmpl w:val="CF0EE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237871"/>
    <w:multiLevelType w:val="hybridMultilevel"/>
    <w:tmpl w:val="2A36D71C"/>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 w15:restartNumberingAfterBreak="0">
    <w:nsid w:val="0BE21E8B"/>
    <w:multiLevelType w:val="multilevel"/>
    <w:tmpl w:val="DE6EC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E50D6D"/>
    <w:multiLevelType w:val="multilevel"/>
    <w:tmpl w:val="8444C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3A15F8"/>
    <w:multiLevelType w:val="multilevel"/>
    <w:tmpl w:val="F08E1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88196C"/>
    <w:multiLevelType w:val="multilevel"/>
    <w:tmpl w:val="DA7A3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1D4903"/>
    <w:multiLevelType w:val="multilevel"/>
    <w:tmpl w:val="940AB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05E11D6"/>
    <w:multiLevelType w:val="multilevel"/>
    <w:tmpl w:val="E7FC5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7B11912"/>
    <w:multiLevelType w:val="multilevel"/>
    <w:tmpl w:val="065E9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AE3704"/>
    <w:multiLevelType w:val="hybridMultilevel"/>
    <w:tmpl w:val="AD565DF4"/>
    <w:lvl w:ilvl="0" w:tplc="8A4ACFF0">
      <w:numFmt w:val="bullet"/>
      <w:lvlText w:val=""/>
      <w:lvlJc w:val="left"/>
      <w:pPr>
        <w:ind w:left="720" w:hanging="360"/>
      </w:pPr>
      <w:rPr>
        <w:rFonts w:ascii="Symbol" w:eastAsia="Calibri" w:hAnsi="Symbol" w:cs="Times New Roman"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1" w15:restartNumberingAfterBreak="0">
    <w:nsid w:val="2222195B"/>
    <w:multiLevelType w:val="multilevel"/>
    <w:tmpl w:val="C7709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28C19A9"/>
    <w:multiLevelType w:val="multilevel"/>
    <w:tmpl w:val="5D76D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B178B7"/>
    <w:multiLevelType w:val="multilevel"/>
    <w:tmpl w:val="8960B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623DBD"/>
    <w:multiLevelType w:val="hybridMultilevel"/>
    <w:tmpl w:val="8520AED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5" w15:restartNumberingAfterBreak="0">
    <w:nsid w:val="2B6A4C66"/>
    <w:multiLevelType w:val="multilevel"/>
    <w:tmpl w:val="55B44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D00A5E"/>
    <w:multiLevelType w:val="multilevel"/>
    <w:tmpl w:val="E47CE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457DE7"/>
    <w:multiLevelType w:val="multilevel"/>
    <w:tmpl w:val="B5FAB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3F7B9B"/>
    <w:multiLevelType w:val="multilevel"/>
    <w:tmpl w:val="950A0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DF6E90"/>
    <w:multiLevelType w:val="hybridMultilevel"/>
    <w:tmpl w:val="C1AC747E"/>
    <w:lvl w:ilvl="0" w:tplc="8B9C803A">
      <w:start w:val="1"/>
      <w:numFmt w:val="bullet"/>
      <w:lvlText w:val=""/>
      <w:lvlJc w:val="left"/>
      <w:pPr>
        <w:ind w:left="720" w:hanging="360"/>
      </w:pPr>
      <w:rPr>
        <w:rFonts w:ascii="Symbol" w:hAnsi="Symbol"/>
      </w:rPr>
    </w:lvl>
    <w:lvl w:ilvl="1" w:tplc="940AD51E">
      <w:start w:val="1"/>
      <w:numFmt w:val="bullet"/>
      <w:lvlText w:val=""/>
      <w:lvlJc w:val="left"/>
      <w:pPr>
        <w:ind w:left="720" w:hanging="360"/>
      </w:pPr>
      <w:rPr>
        <w:rFonts w:ascii="Symbol" w:hAnsi="Symbol"/>
      </w:rPr>
    </w:lvl>
    <w:lvl w:ilvl="2" w:tplc="9F64598A">
      <w:start w:val="1"/>
      <w:numFmt w:val="bullet"/>
      <w:lvlText w:val=""/>
      <w:lvlJc w:val="left"/>
      <w:pPr>
        <w:ind w:left="720" w:hanging="360"/>
      </w:pPr>
      <w:rPr>
        <w:rFonts w:ascii="Symbol" w:hAnsi="Symbol"/>
      </w:rPr>
    </w:lvl>
    <w:lvl w:ilvl="3" w:tplc="568EE5D2">
      <w:start w:val="1"/>
      <w:numFmt w:val="bullet"/>
      <w:lvlText w:val=""/>
      <w:lvlJc w:val="left"/>
      <w:pPr>
        <w:ind w:left="720" w:hanging="360"/>
      </w:pPr>
      <w:rPr>
        <w:rFonts w:ascii="Symbol" w:hAnsi="Symbol"/>
      </w:rPr>
    </w:lvl>
    <w:lvl w:ilvl="4" w:tplc="360CD012">
      <w:start w:val="1"/>
      <w:numFmt w:val="bullet"/>
      <w:lvlText w:val=""/>
      <w:lvlJc w:val="left"/>
      <w:pPr>
        <w:ind w:left="720" w:hanging="360"/>
      </w:pPr>
      <w:rPr>
        <w:rFonts w:ascii="Symbol" w:hAnsi="Symbol"/>
      </w:rPr>
    </w:lvl>
    <w:lvl w:ilvl="5" w:tplc="F9444F2C">
      <w:start w:val="1"/>
      <w:numFmt w:val="bullet"/>
      <w:lvlText w:val=""/>
      <w:lvlJc w:val="left"/>
      <w:pPr>
        <w:ind w:left="720" w:hanging="360"/>
      </w:pPr>
      <w:rPr>
        <w:rFonts w:ascii="Symbol" w:hAnsi="Symbol"/>
      </w:rPr>
    </w:lvl>
    <w:lvl w:ilvl="6" w:tplc="C2BAE51A">
      <w:start w:val="1"/>
      <w:numFmt w:val="bullet"/>
      <w:lvlText w:val=""/>
      <w:lvlJc w:val="left"/>
      <w:pPr>
        <w:ind w:left="720" w:hanging="360"/>
      </w:pPr>
      <w:rPr>
        <w:rFonts w:ascii="Symbol" w:hAnsi="Symbol"/>
      </w:rPr>
    </w:lvl>
    <w:lvl w:ilvl="7" w:tplc="A31CDB3E">
      <w:start w:val="1"/>
      <w:numFmt w:val="bullet"/>
      <w:lvlText w:val=""/>
      <w:lvlJc w:val="left"/>
      <w:pPr>
        <w:ind w:left="720" w:hanging="360"/>
      </w:pPr>
      <w:rPr>
        <w:rFonts w:ascii="Symbol" w:hAnsi="Symbol"/>
      </w:rPr>
    </w:lvl>
    <w:lvl w:ilvl="8" w:tplc="6E7053E8">
      <w:start w:val="1"/>
      <w:numFmt w:val="bullet"/>
      <w:lvlText w:val=""/>
      <w:lvlJc w:val="left"/>
      <w:pPr>
        <w:ind w:left="720" w:hanging="360"/>
      </w:pPr>
      <w:rPr>
        <w:rFonts w:ascii="Symbol" w:hAnsi="Symbol"/>
      </w:rPr>
    </w:lvl>
  </w:abstractNum>
  <w:abstractNum w:abstractNumId="20" w15:restartNumberingAfterBreak="0">
    <w:nsid w:val="456275AA"/>
    <w:multiLevelType w:val="multilevel"/>
    <w:tmpl w:val="74928D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6544219"/>
    <w:multiLevelType w:val="hybridMultilevel"/>
    <w:tmpl w:val="833C073A"/>
    <w:lvl w:ilvl="0" w:tplc="1809000F">
      <w:start w:val="6"/>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2" w15:restartNumberingAfterBreak="0">
    <w:nsid w:val="480D5353"/>
    <w:multiLevelType w:val="multilevel"/>
    <w:tmpl w:val="CDACF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39224C"/>
    <w:multiLevelType w:val="multilevel"/>
    <w:tmpl w:val="C9CEA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E60632"/>
    <w:multiLevelType w:val="multilevel"/>
    <w:tmpl w:val="C3042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EF6EF8"/>
    <w:multiLevelType w:val="hybridMultilevel"/>
    <w:tmpl w:val="EEC23BA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6" w15:restartNumberingAfterBreak="0">
    <w:nsid w:val="55973DAE"/>
    <w:multiLevelType w:val="hybridMultilevel"/>
    <w:tmpl w:val="DC02BAB0"/>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7" w15:restartNumberingAfterBreak="0">
    <w:nsid w:val="58364BD0"/>
    <w:multiLevelType w:val="multilevel"/>
    <w:tmpl w:val="6726B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8AB5C59"/>
    <w:multiLevelType w:val="hybridMultilevel"/>
    <w:tmpl w:val="024C735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9" w15:restartNumberingAfterBreak="0">
    <w:nsid w:val="5F591FAC"/>
    <w:multiLevelType w:val="hybridMultilevel"/>
    <w:tmpl w:val="E3E08D46"/>
    <w:lvl w:ilvl="0" w:tplc="3EA8FFD2">
      <w:numFmt w:val="bullet"/>
      <w:lvlText w:val=""/>
      <w:lvlJc w:val="left"/>
      <w:pPr>
        <w:ind w:left="720" w:hanging="360"/>
      </w:pPr>
      <w:rPr>
        <w:rFonts w:ascii="Symbol" w:eastAsia="Calibri" w:hAnsi="Symbol" w:cs="Times New Roman"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0" w15:restartNumberingAfterBreak="0">
    <w:nsid w:val="61CF154E"/>
    <w:multiLevelType w:val="hybridMultilevel"/>
    <w:tmpl w:val="9D5C58DC"/>
    <w:lvl w:ilvl="0" w:tplc="54DC0ECA">
      <w:numFmt w:val="bullet"/>
      <w:lvlText w:val=""/>
      <w:lvlJc w:val="left"/>
      <w:pPr>
        <w:ind w:left="720" w:hanging="360"/>
      </w:pPr>
      <w:rPr>
        <w:rFonts w:ascii="Symbol" w:eastAsia="Calibri" w:hAnsi="Symbol" w:cs="Times New Roman"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1" w15:restartNumberingAfterBreak="0">
    <w:nsid w:val="6D407B04"/>
    <w:multiLevelType w:val="multilevel"/>
    <w:tmpl w:val="2CCA9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94685F"/>
    <w:multiLevelType w:val="multilevel"/>
    <w:tmpl w:val="882C9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2601AC2"/>
    <w:multiLevelType w:val="multilevel"/>
    <w:tmpl w:val="58E23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52308E3"/>
    <w:multiLevelType w:val="multilevel"/>
    <w:tmpl w:val="2F7C1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E63D35"/>
    <w:multiLevelType w:val="hybridMultilevel"/>
    <w:tmpl w:val="D63C58D8"/>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6" w15:restartNumberingAfterBreak="0">
    <w:nsid w:val="7DCD6852"/>
    <w:multiLevelType w:val="multilevel"/>
    <w:tmpl w:val="BCB29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0984412">
    <w:abstractNumId w:val="29"/>
  </w:num>
  <w:num w:numId="2" w16cid:durableId="1711762447">
    <w:abstractNumId w:val="10"/>
  </w:num>
  <w:num w:numId="3" w16cid:durableId="1117409860">
    <w:abstractNumId w:val="30"/>
  </w:num>
  <w:num w:numId="4" w16cid:durableId="940576682">
    <w:abstractNumId w:val="25"/>
  </w:num>
  <w:num w:numId="5" w16cid:durableId="681510423">
    <w:abstractNumId w:val="2"/>
  </w:num>
  <w:num w:numId="6" w16cid:durableId="1279683964">
    <w:abstractNumId w:val="21"/>
  </w:num>
  <w:num w:numId="7" w16cid:durableId="253559771">
    <w:abstractNumId w:val="28"/>
  </w:num>
  <w:num w:numId="8" w16cid:durableId="659620196">
    <w:abstractNumId w:val="35"/>
  </w:num>
  <w:num w:numId="9" w16cid:durableId="23023808">
    <w:abstractNumId w:val="26"/>
  </w:num>
  <w:num w:numId="10" w16cid:durableId="617878713">
    <w:abstractNumId w:val="24"/>
  </w:num>
  <w:num w:numId="11" w16cid:durableId="748314147">
    <w:abstractNumId w:val="18"/>
  </w:num>
  <w:num w:numId="12" w16cid:durableId="557862796">
    <w:abstractNumId w:val="1"/>
  </w:num>
  <w:num w:numId="13" w16cid:durableId="897127996">
    <w:abstractNumId w:val="36"/>
  </w:num>
  <w:num w:numId="14" w16cid:durableId="906038632">
    <w:abstractNumId w:val="12"/>
  </w:num>
  <w:num w:numId="15" w16cid:durableId="795486914">
    <w:abstractNumId w:val="33"/>
  </w:num>
  <w:num w:numId="16" w16cid:durableId="1827089507">
    <w:abstractNumId w:val="11"/>
  </w:num>
  <w:num w:numId="17" w16cid:durableId="2133477213">
    <w:abstractNumId w:val="20"/>
  </w:num>
  <w:num w:numId="18" w16cid:durableId="497617683">
    <w:abstractNumId w:val="27"/>
  </w:num>
  <w:num w:numId="19" w16cid:durableId="1077438214">
    <w:abstractNumId w:val="15"/>
  </w:num>
  <w:num w:numId="20" w16cid:durableId="1759323249">
    <w:abstractNumId w:val="32"/>
  </w:num>
  <w:num w:numId="21" w16cid:durableId="759569920">
    <w:abstractNumId w:val="0"/>
  </w:num>
  <w:num w:numId="22" w16cid:durableId="591822671">
    <w:abstractNumId w:val="7"/>
  </w:num>
  <w:num w:numId="23" w16cid:durableId="2007708055">
    <w:abstractNumId w:val="13"/>
  </w:num>
  <w:num w:numId="24" w16cid:durableId="1757626215">
    <w:abstractNumId w:val="23"/>
  </w:num>
  <w:num w:numId="25" w16cid:durableId="523708538">
    <w:abstractNumId w:val="9"/>
  </w:num>
  <w:num w:numId="26" w16cid:durableId="940604630">
    <w:abstractNumId w:val="17"/>
  </w:num>
  <w:num w:numId="27" w16cid:durableId="871695305">
    <w:abstractNumId w:val="3"/>
  </w:num>
  <w:num w:numId="28" w16cid:durableId="1888762013">
    <w:abstractNumId w:val="34"/>
  </w:num>
  <w:num w:numId="29" w16cid:durableId="1023214743">
    <w:abstractNumId w:val="5"/>
  </w:num>
  <w:num w:numId="30" w16cid:durableId="1216553140">
    <w:abstractNumId w:val="6"/>
  </w:num>
  <w:num w:numId="31" w16cid:durableId="1160542042">
    <w:abstractNumId w:val="31"/>
  </w:num>
  <w:num w:numId="32" w16cid:durableId="137966794">
    <w:abstractNumId w:val="4"/>
  </w:num>
  <w:num w:numId="33" w16cid:durableId="994802880">
    <w:abstractNumId w:val="14"/>
  </w:num>
  <w:num w:numId="34" w16cid:durableId="593561529">
    <w:abstractNumId w:val="8"/>
  </w:num>
  <w:num w:numId="35" w16cid:durableId="782765998">
    <w:abstractNumId w:val="22"/>
  </w:num>
  <w:num w:numId="36" w16cid:durableId="770590484">
    <w:abstractNumId w:val="16"/>
  </w:num>
  <w:num w:numId="37" w16cid:durableId="871769867">
    <w:abstractNumId w:val="1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iona McGovern">
    <w15:presenceInfo w15:providerId="AD" w15:userId="S::Fiona.McGovern@teagasc.ie::1860109c-c12f-4557-a542-cbe34e9c22cd"/>
  </w15:person>
  <w15:person w15:author="Dermot Kelly">
    <w15:presenceInfo w15:providerId="AD" w15:userId="S::Dermot.Kelly@agresearch.co.nz::e6afb18b-b943-4bc4-80df-d29eb7046e0d"/>
  </w15:person>
  <w15:person w15:author="Noirin McHugh">
    <w15:presenceInfo w15:providerId="AD" w15:userId="S::noirin.mchugh@teagasc.ie::21fc38a6-da79-46c1-99c5-6fea763cfc6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Genetics Selection Evolution&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waxwzprpds5f9des5zdxa55jzsppx55fpw20&quot;&gt;My EndNote Library&lt;record-ids&gt;&lt;item&gt;23&lt;/item&gt;&lt;item&gt;58&lt;/item&gt;&lt;item&gt;65&lt;/item&gt;&lt;item&gt;67&lt;/item&gt;&lt;item&gt;70&lt;/item&gt;&lt;item&gt;75&lt;/item&gt;&lt;item&gt;79&lt;/item&gt;&lt;item&gt;92&lt;/item&gt;&lt;item&gt;99&lt;/item&gt;&lt;item&gt;102&lt;/item&gt;&lt;item&gt;113&lt;/item&gt;&lt;item&gt;122&lt;/item&gt;&lt;item&gt;124&lt;/item&gt;&lt;item&gt;140&lt;/item&gt;&lt;item&gt;141&lt;/item&gt;&lt;item&gt;142&lt;/item&gt;&lt;item&gt;143&lt;/item&gt;&lt;item&gt;146&lt;/item&gt;&lt;item&gt;147&lt;/item&gt;&lt;item&gt;148&lt;/item&gt;&lt;item&gt;151&lt;/item&gt;&lt;item&gt;155&lt;/item&gt;&lt;item&gt;159&lt;/item&gt;&lt;item&gt;161&lt;/item&gt;&lt;item&gt;162&lt;/item&gt;&lt;item&gt;163&lt;/item&gt;&lt;item&gt;165&lt;/item&gt;&lt;item&gt;166&lt;/item&gt;&lt;item&gt;169&lt;/item&gt;&lt;item&gt;171&lt;/item&gt;&lt;item&gt;172&lt;/item&gt;&lt;item&gt;173&lt;/item&gt;&lt;item&gt;174&lt;/item&gt;&lt;item&gt;175&lt;/item&gt;&lt;item&gt;178&lt;/item&gt;&lt;item&gt;179&lt;/item&gt;&lt;item&gt;180&lt;/item&gt;&lt;item&gt;182&lt;/item&gt;&lt;item&gt;183&lt;/item&gt;&lt;item&gt;184&lt;/item&gt;&lt;item&gt;185&lt;/item&gt;&lt;item&gt;186&lt;/item&gt;&lt;item&gt;187&lt;/item&gt;&lt;item&gt;229&lt;/item&gt;&lt;item&gt;230&lt;/item&gt;&lt;item&gt;253&lt;/item&gt;&lt;item&gt;274&lt;/item&gt;&lt;item&gt;278&lt;/item&gt;&lt;item&gt;279&lt;/item&gt;&lt;item&gt;281&lt;/item&gt;&lt;item&gt;284&lt;/item&gt;&lt;item&gt;285&lt;/item&gt;&lt;item&gt;287&lt;/item&gt;&lt;item&gt;288&lt;/item&gt;&lt;item&gt;289&lt;/item&gt;&lt;item&gt;290&lt;/item&gt;&lt;item&gt;292&lt;/item&gt;&lt;item&gt;294&lt;/item&gt;&lt;item&gt;295&lt;/item&gt;&lt;item&gt;296&lt;/item&gt;&lt;item&gt;297&lt;/item&gt;&lt;item&gt;299&lt;/item&gt;&lt;item&gt;300&lt;/item&gt;&lt;item&gt;305&lt;/item&gt;&lt;/record-ids&gt;&lt;/item&gt;&lt;/Libraries&gt;"/>
  </w:docVars>
  <w:rsids>
    <w:rsidRoot w:val="00C37027"/>
    <w:rsid w:val="0000002D"/>
    <w:rsid w:val="000001AA"/>
    <w:rsid w:val="00000DC0"/>
    <w:rsid w:val="00000DD8"/>
    <w:rsid w:val="000013A0"/>
    <w:rsid w:val="00002836"/>
    <w:rsid w:val="000036C8"/>
    <w:rsid w:val="00003743"/>
    <w:rsid w:val="000038AD"/>
    <w:rsid w:val="000046DE"/>
    <w:rsid w:val="0000496A"/>
    <w:rsid w:val="00006668"/>
    <w:rsid w:val="00006D61"/>
    <w:rsid w:val="00007D51"/>
    <w:rsid w:val="0001100C"/>
    <w:rsid w:val="00012023"/>
    <w:rsid w:val="00012528"/>
    <w:rsid w:val="0001272C"/>
    <w:rsid w:val="0001375D"/>
    <w:rsid w:val="00015122"/>
    <w:rsid w:val="00015632"/>
    <w:rsid w:val="00016E7D"/>
    <w:rsid w:val="00020650"/>
    <w:rsid w:val="00020AE8"/>
    <w:rsid w:val="00020F91"/>
    <w:rsid w:val="00021137"/>
    <w:rsid w:val="000221CC"/>
    <w:rsid w:val="00022491"/>
    <w:rsid w:val="0002286C"/>
    <w:rsid w:val="00023323"/>
    <w:rsid w:val="000242CE"/>
    <w:rsid w:val="000245F8"/>
    <w:rsid w:val="00024F12"/>
    <w:rsid w:val="00025727"/>
    <w:rsid w:val="00025C00"/>
    <w:rsid w:val="00025C44"/>
    <w:rsid w:val="0002683B"/>
    <w:rsid w:val="000270C6"/>
    <w:rsid w:val="0002711F"/>
    <w:rsid w:val="00027C67"/>
    <w:rsid w:val="0003051F"/>
    <w:rsid w:val="00031818"/>
    <w:rsid w:val="00032F3B"/>
    <w:rsid w:val="000347B3"/>
    <w:rsid w:val="00034DC2"/>
    <w:rsid w:val="00036993"/>
    <w:rsid w:val="00037604"/>
    <w:rsid w:val="000400DF"/>
    <w:rsid w:val="000411D9"/>
    <w:rsid w:val="00041B38"/>
    <w:rsid w:val="00042A1B"/>
    <w:rsid w:val="00042AA6"/>
    <w:rsid w:val="000438CE"/>
    <w:rsid w:val="00044581"/>
    <w:rsid w:val="00044708"/>
    <w:rsid w:val="00045CED"/>
    <w:rsid w:val="00046608"/>
    <w:rsid w:val="0004713B"/>
    <w:rsid w:val="00047E91"/>
    <w:rsid w:val="00047F55"/>
    <w:rsid w:val="00050B52"/>
    <w:rsid w:val="00052778"/>
    <w:rsid w:val="0005364E"/>
    <w:rsid w:val="00053A4F"/>
    <w:rsid w:val="00054236"/>
    <w:rsid w:val="0005442F"/>
    <w:rsid w:val="00054FCC"/>
    <w:rsid w:val="00055DA1"/>
    <w:rsid w:val="0005644B"/>
    <w:rsid w:val="000600EE"/>
    <w:rsid w:val="00062A94"/>
    <w:rsid w:val="00062CA9"/>
    <w:rsid w:val="000635DE"/>
    <w:rsid w:val="00063620"/>
    <w:rsid w:val="00063699"/>
    <w:rsid w:val="000652D3"/>
    <w:rsid w:val="000658BE"/>
    <w:rsid w:val="00066A5B"/>
    <w:rsid w:val="000672CE"/>
    <w:rsid w:val="000673CE"/>
    <w:rsid w:val="000704B4"/>
    <w:rsid w:val="00071164"/>
    <w:rsid w:val="00073249"/>
    <w:rsid w:val="000738D3"/>
    <w:rsid w:val="0007459E"/>
    <w:rsid w:val="0007476F"/>
    <w:rsid w:val="00075078"/>
    <w:rsid w:val="00075AC5"/>
    <w:rsid w:val="00075C6F"/>
    <w:rsid w:val="00080B81"/>
    <w:rsid w:val="00081156"/>
    <w:rsid w:val="00082A1F"/>
    <w:rsid w:val="00084082"/>
    <w:rsid w:val="00084597"/>
    <w:rsid w:val="00084BA7"/>
    <w:rsid w:val="00084D49"/>
    <w:rsid w:val="00085D13"/>
    <w:rsid w:val="00085E6E"/>
    <w:rsid w:val="00086193"/>
    <w:rsid w:val="00086B5B"/>
    <w:rsid w:val="00087281"/>
    <w:rsid w:val="000876EC"/>
    <w:rsid w:val="00087BA5"/>
    <w:rsid w:val="000902E8"/>
    <w:rsid w:val="000911F6"/>
    <w:rsid w:val="00091F8B"/>
    <w:rsid w:val="00092332"/>
    <w:rsid w:val="00092CE5"/>
    <w:rsid w:val="00095EF8"/>
    <w:rsid w:val="00096173"/>
    <w:rsid w:val="00096518"/>
    <w:rsid w:val="00097FAE"/>
    <w:rsid w:val="000A038D"/>
    <w:rsid w:val="000A22A8"/>
    <w:rsid w:val="000A2FCC"/>
    <w:rsid w:val="000A4713"/>
    <w:rsid w:val="000A4DF0"/>
    <w:rsid w:val="000A5895"/>
    <w:rsid w:val="000A5E8D"/>
    <w:rsid w:val="000A6CDF"/>
    <w:rsid w:val="000B0339"/>
    <w:rsid w:val="000B0355"/>
    <w:rsid w:val="000B2385"/>
    <w:rsid w:val="000B2C9C"/>
    <w:rsid w:val="000B3034"/>
    <w:rsid w:val="000B3E6E"/>
    <w:rsid w:val="000B43A1"/>
    <w:rsid w:val="000B4A5F"/>
    <w:rsid w:val="000B580C"/>
    <w:rsid w:val="000B6C48"/>
    <w:rsid w:val="000B7B96"/>
    <w:rsid w:val="000B7D48"/>
    <w:rsid w:val="000C0968"/>
    <w:rsid w:val="000C0C0D"/>
    <w:rsid w:val="000C1E7A"/>
    <w:rsid w:val="000C2693"/>
    <w:rsid w:val="000C36C0"/>
    <w:rsid w:val="000C40FE"/>
    <w:rsid w:val="000C578C"/>
    <w:rsid w:val="000C59FE"/>
    <w:rsid w:val="000C613A"/>
    <w:rsid w:val="000D16BD"/>
    <w:rsid w:val="000D1FE3"/>
    <w:rsid w:val="000D35BC"/>
    <w:rsid w:val="000D3652"/>
    <w:rsid w:val="000D3ED1"/>
    <w:rsid w:val="000D40C7"/>
    <w:rsid w:val="000D52AD"/>
    <w:rsid w:val="000D626A"/>
    <w:rsid w:val="000D6292"/>
    <w:rsid w:val="000D6BB9"/>
    <w:rsid w:val="000E1381"/>
    <w:rsid w:val="000E14EF"/>
    <w:rsid w:val="000E1B1E"/>
    <w:rsid w:val="000E3F98"/>
    <w:rsid w:val="000E4CF4"/>
    <w:rsid w:val="000E52DE"/>
    <w:rsid w:val="000E54E4"/>
    <w:rsid w:val="000E5DB0"/>
    <w:rsid w:val="000E6F25"/>
    <w:rsid w:val="000F0723"/>
    <w:rsid w:val="000F13EC"/>
    <w:rsid w:val="000F37A9"/>
    <w:rsid w:val="000F462C"/>
    <w:rsid w:val="000F5090"/>
    <w:rsid w:val="000F6A6B"/>
    <w:rsid w:val="000F6CF4"/>
    <w:rsid w:val="000F72D3"/>
    <w:rsid w:val="000F7471"/>
    <w:rsid w:val="000F76D8"/>
    <w:rsid w:val="0010072B"/>
    <w:rsid w:val="0010128B"/>
    <w:rsid w:val="001013D8"/>
    <w:rsid w:val="0010201D"/>
    <w:rsid w:val="00102136"/>
    <w:rsid w:val="001032FC"/>
    <w:rsid w:val="0010369C"/>
    <w:rsid w:val="0010498C"/>
    <w:rsid w:val="00105099"/>
    <w:rsid w:val="0010515D"/>
    <w:rsid w:val="001054D7"/>
    <w:rsid w:val="00106468"/>
    <w:rsid w:val="00112B77"/>
    <w:rsid w:val="00112C45"/>
    <w:rsid w:val="00112DFC"/>
    <w:rsid w:val="0011314A"/>
    <w:rsid w:val="001132D6"/>
    <w:rsid w:val="00113D82"/>
    <w:rsid w:val="00115B50"/>
    <w:rsid w:val="0011629D"/>
    <w:rsid w:val="00116777"/>
    <w:rsid w:val="00116A3D"/>
    <w:rsid w:val="00121D14"/>
    <w:rsid w:val="0012365E"/>
    <w:rsid w:val="0012668A"/>
    <w:rsid w:val="00126B0F"/>
    <w:rsid w:val="0012750B"/>
    <w:rsid w:val="0013041A"/>
    <w:rsid w:val="00130A23"/>
    <w:rsid w:val="00131EB5"/>
    <w:rsid w:val="00133549"/>
    <w:rsid w:val="00133CD0"/>
    <w:rsid w:val="00135946"/>
    <w:rsid w:val="00137823"/>
    <w:rsid w:val="00137E69"/>
    <w:rsid w:val="00140A0D"/>
    <w:rsid w:val="00141C10"/>
    <w:rsid w:val="001424BB"/>
    <w:rsid w:val="00142C07"/>
    <w:rsid w:val="0014303D"/>
    <w:rsid w:val="00143195"/>
    <w:rsid w:val="0014404D"/>
    <w:rsid w:val="0014470C"/>
    <w:rsid w:val="00144B74"/>
    <w:rsid w:val="00145790"/>
    <w:rsid w:val="00146445"/>
    <w:rsid w:val="0014731F"/>
    <w:rsid w:val="00147A92"/>
    <w:rsid w:val="00150625"/>
    <w:rsid w:val="00150B84"/>
    <w:rsid w:val="0015173B"/>
    <w:rsid w:val="00151D20"/>
    <w:rsid w:val="00152735"/>
    <w:rsid w:val="00152E11"/>
    <w:rsid w:val="001534EF"/>
    <w:rsid w:val="00154E26"/>
    <w:rsid w:val="00155988"/>
    <w:rsid w:val="00155B27"/>
    <w:rsid w:val="00155B42"/>
    <w:rsid w:val="00155EB2"/>
    <w:rsid w:val="00156387"/>
    <w:rsid w:val="001573B0"/>
    <w:rsid w:val="00157666"/>
    <w:rsid w:val="00157DB4"/>
    <w:rsid w:val="001612B4"/>
    <w:rsid w:val="001615FC"/>
    <w:rsid w:val="0016355F"/>
    <w:rsid w:val="001636A5"/>
    <w:rsid w:val="00163787"/>
    <w:rsid w:val="00163ACF"/>
    <w:rsid w:val="001654DE"/>
    <w:rsid w:val="00165ADD"/>
    <w:rsid w:val="00165D9D"/>
    <w:rsid w:val="001660E1"/>
    <w:rsid w:val="00166749"/>
    <w:rsid w:val="00166791"/>
    <w:rsid w:val="001669C9"/>
    <w:rsid w:val="00166B78"/>
    <w:rsid w:val="0016704A"/>
    <w:rsid w:val="00167594"/>
    <w:rsid w:val="00167AA6"/>
    <w:rsid w:val="0017134F"/>
    <w:rsid w:val="001714E3"/>
    <w:rsid w:val="00171F0D"/>
    <w:rsid w:val="00172039"/>
    <w:rsid w:val="00174413"/>
    <w:rsid w:val="00174571"/>
    <w:rsid w:val="00175150"/>
    <w:rsid w:val="001751FC"/>
    <w:rsid w:val="00176206"/>
    <w:rsid w:val="00176735"/>
    <w:rsid w:val="001803C6"/>
    <w:rsid w:val="0018127C"/>
    <w:rsid w:val="001827D1"/>
    <w:rsid w:val="00183628"/>
    <w:rsid w:val="00183EC9"/>
    <w:rsid w:val="001840BC"/>
    <w:rsid w:val="00185278"/>
    <w:rsid w:val="00185D76"/>
    <w:rsid w:val="00185D8D"/>
    <w:rsid w:val="00186639"/>
    <w:rsid w:val="00187179"/>
    <w:rsid w:val="0019230F"/>
    <w:rsid w:val="001937D4"/>
    <w:rsid w:val="001938BA"/>
    <w:rsid w:val="0019445D"/>
    <w:rsid w:val="00195A82"/>
    <w:rsid w:val="00195D9F"/>
    <w:rsid w:val="001969F0"/>
    <w:rsid w:val="00196DD5"/>
    <w:rsid w:val="00197029"/>
    <w:rsid w:val="001972AC"/>
    <w:rsid w:val="001A0124"/>
    <w:rsid w:val="001A0B11"/>
    <w:rsid w:val="001A21CA"/>
    <w:rsid w:val="001A275D"/>
    <w:rsid w:val="001A30F6"/>
    <w:rsid w:val="001A346D"/>
    <w:rsid w:val="001A4672"/>
    <w:rsid w:val="001A4C72"/>
    <w:rsid w:val="001A6782"/>
    <w:rsid w:val="001A69E9"/>
    <w:rsid w:val="001A6ABD"/>
    <w:rsid w:val="001A7348"/>
    <w:rsid w:val="001A7EE1"/>
    <w:rsid w:val="001B09ED"/>
    <w:rsid w:val="001B0C75"/>
    <w:rsid w:val="001B0E00"/>
    <w:rsid w:val="001B267A"/>
    <w:rsid w:val="001B29DA"/>
    <w:rsid w:val="001B3EE2"/>
    <w:rsid w:val="001B40CF"/>
    <w:rsid w:val="001B5527"/>
    <w:rsid w:val="001B5643"/>
    <w:rsid w:val="001B631E"/>
    <w:rsid w:val="001B6ADF"/>
    <w:rsid w:val="001C0437"/>
    <w:rsid w:val="001C0AF9"/>
    <w:rsid w:val="001C0C3C"/>
    <w:rsid w:val="001C0DA0"/>
    <w:rsid w:val="001C0F14"/>
    <w:rsid w:val="001C1042"/>
    <w:rsid w:val="001C2182"/>
    <w:rsid w:val="001C3148"/>
    <w:rsid w:val="001C4F13"/>
    <w:rsid w:val="001C54C5"/>
    <w:rsid w:val="001C5C0C"/>
    <w:rsid w:val="001C64A9"/>
    <w:rsid w:val="001C6613"/>
    <w:rsid w:val="001C6870"/>
    <w:rsid w:val="001C6ABC"/>
    <w:rsid w:val="001D25A8"/>
    <w:rsid w:val="001D2AFA"/>
    <w:rsid w:val="001D354A"/>
    <w:rsid w:val="001D5659"/>
    <w:rsid w:val="001D57C8"/>
    <w:rsid w:val="001D5865"/>
    <w:rsid w:val="001D5A02"/>
    <w:rsid w:val="001D68AA"/>
    <w:rsid w:val="001D6F24"/>
    <w:rsid w:val="001D7440"/>
    <w:rsid w:val="001E1627"/>
    <w:rsid w:val="001E3192"/>
    <w:rsid w:val="001E3FF9"/>
    <w:rsid w:val="001E57E3"/>
    <w:rsid w:val="001E5DCF"/>
    <w:rsid w:val="001E647F"/>
    <w:rsid w:val="001E6E47"/>
    <w:rsid w:val="001E785D"/>
    <w:rsid w:val="001E7F30"/>
    <w:rsid w:val="001F11D9"/>
    <w:rsid w:val="001F1372"/>
    <w:rsid w:val="001F144F"/>
    <w:rsid w:val="001F2169"/>
    <w:rsid w:val="001F26C3"/>
    <w:rsid w:val="001F3E90"/>
    <w:rsid w:val="001F4093"/>
    <w:rsid w:val="001F4D15"/>
    <w:rsid w:val="001F4D4F"/>
    <w:rsid w:val="001F4F95"/>
    <w:rsid w:val="001F5BB0"/>
    <w:rsid w:val="00200F5E"/>
    <w:rsid w:val="00200FDA"/>
    <w:rsid w:val="00203F17"/>
    <w:rsid w:val="00203F4C"/>
    <w:rsid w:val="0020483D"/>
    <w:rsid w:val="00204C30"/>
    <w:rsid w:val="00205A20"/>
    <w:rsid w:val="00206623"/>
    <w:rsid w:val="00206A73"/>
    <w:rsid w:val="00207D79"/>
    <w:rsid w:val="00211A91"/>
    <w:rsid w:val="0021222E"/>
    <w:rsid w:val="00212889"/>
    <w:rsid w:val="00212A0E"/>
    <w:rsid w:val="00212DFD"/>
    <w:rsid w:val="002130B9"/>
    <w:rsid w:val="0021313E"/>
    <w:rsid w:val="002137C3"/>
    <w:rsid w:val="00213CEE"/>
    <w:rsid w:val="002146D1"/>
    <w:rsid w:val="00214B6C"/>
    <w:rsid w:val="002156B9"/>
    <w:rsid w:val="00215970"/>
    <w:rsid w:val="00215FE0"/>
    <w:rsid w:val="002169CE"/>
    <w:rsid w:val="00216A9F"/>
    <w:rsid w:val="00216D24"/>
    <w:rsid w:val="00216FDD"/>
    <w:rsid w:val="00217BD7"/>
    <w:rsid w:val="00217D59"/>
    <w:rsid w:val="00217F6E"/>
    <w:rsid w:val="002210DD"/>
    <w:rsid w:val="002214D6"/>
    <w:rsid w:val="00223035"/>
    <w:rsid w:val="00223041"/>
    <w:rsid w:val="00223A4D"/>
    <w:rsid w:val="002256BF"/>
    <w:rsid w:val="0022724C"/>
    <w:rsid w:val="00231169"/>
    <w:rsid w:val="00231906"/>
    <w:rsid w:val="00231D38"/>
    <w:rsid w:val="00232815"/>
    <w:rsid w:val="00232B14"/>
    <w:rsid w:val="00232B60"/>
    <w:rsid w:val="00233400"/>
    <w:rsid w:val="00234538"/>
    <w:rsid w:val="00235672"/>
    <w:rsid w:val="002369A6"/>
    <w:rsid w:val="00236C7F"/>
    <w:rsid w:val="00236D7A"/>
    <w:rsid w:val="002378E9"/>
    <w:rsid w:val="0024064D"/>
    <w:rsid w:val="00240AAA"/>
    <w:rsid w:val="00240C9C"/>
    <w:rsid w:val="00241A87"/>
    <w:rsid w:val="002426E9"/>
    <w:rsid w:val="00242EFD"/>
    <w:rsid w:val="00243A72"/>
    <w:rsid w:val="002448F0"/>
    <w:rsid w:val="00244EEC"/>
    <w:rsid w:val="002458DA"/>
    <w:rsid w:val="002459C7"/>
    <w:rsid w:val="00245FB6"/>
    <w:rsid w:val="00247911"/>
    <w:rsid w:val="00247CCD"/>
    <w:rsid w:val="00250D31"/>
    <w:rsid w:val="00250EAF"/>
    <w:rsid w:val="00251CFA"/>
    <w:rsid w:val="002520A9"/>
    <w:rsid w:val="0025426D"/>
    <w:rsid w:val="00257AF3"/>
    <w:rsid w:val="002605D0"/>
    <w:rsid w:val="00261260"/>
    <w:rsid w:val="002631A8"/>
    <w:rsid w:val="00264791"/>
    <w:rsid w:val="00264F1E"/>
    <w:rsid w:val="0026565C"/>
    <w:rsid w:val="00266287"/>
    <w:rsid w:val="002677AF"/>
    <w:rsid w:val="00270906"/>
    <w:rsid w:val="00270A68"/>
    <w:rsid w:val="00271E45"/>
    <w:rsid w:val="002726F2"/>
    <w:rsid w:val="002739E4"/>
    <w:rsid w:val="0027462D"/>
    <w:rsid w:val="00275B00"/>
    <w:rsid w:val="00275BE4"/>
    <w:rsid w:val="00275D48"/>
    <w:rsid w:val="002763BF"/>
    <w:rsid w:val="00276924"/>
    <w:rsid w:val="00277061"/>
    <w:rsid w:val="00280AC4"/>
    <w:rsid w:val="00280CEE"/>
    <w:rsid w:val="002811D4"/>
    <w:rsid w:val="002813E1"/>
    <w:rsid w:val="00281599"/>
    <w:rsid w:val="0028179E"/>
    <w:rsid w:val="00283407"/>
    <w:rsid w:val="00284D26"/>
    <w:rsid w:val="00285836"/>
    <w:rsid w:val="002861CA"/>
    <w:rsid w:val="00286F3C"/>
    <w:rsid w:val="00291A95"/>
    <w:rsid w:val="00292057"/>
    <w:rsid w:val="0029264C"/>
    <w:rsid w:val="00292792"/>
    <w:rsid w:val="00292BE1"/>
    <w:rsid w:val="00293171"/>
    <w:rsid w:val="00293E4D"/>
    <w:rsid w:val="002959F3"/>
    <w:rsid w:val="00297B83"/>
    <w:rsid w:val="00297F4C"/>
    <w:rsid w:val="002A08F4"/>
    <w:rsid w:val="002A20AA"/>
    <w:rsid w:val="002A2427"/>
    <w:rsid w:val="002A4F56"/>
    <w:rsid w:val="002A5194"/>
    <w:rsid w:val="002A7238"/>
    <w:rsid w:val="002A7357"/>
    <w:rsid w:val="002A7B3E"/>
    <w:rsid w:val="002A7F35"/>
    <w:rsid w:val="002A7FE9"/>
    <w:rsid w:val="002B0754"/>
    <w:rsid w:val="002B19DE"/>
    <w:rsid w:val="002B1C83"/>
    <w:rsid w:val="002B214B"/>
    <w:rsid w:val="002B23B8"/>
    <w:rsid w:val="002B2C9C"/>
    <w:rsid w:val="002B355D"/>
    <w:rsid w:val="002B3621"/>
    <w:rsid w:val="002B5E42"/>
    <w:rsid w:val="002B5EA7"/>
    <w:rsid w:val="002B6A45"/>
    <w:rsid w:val="002B7E41"/>
    <w:rsid w:val="002C3583"/>
    <w:rsid w:val="002C4C1C"/>
    <w:rsid w:val="002C500C"/>
    <w:rsid w:val="002C5CBF"/>
    <w:rsid w:val="002C6B50"/>
    <w:rsid w:val="002C7376"/>
    <w:rsid w:val="002C7784"/>
    <w:rsid w:val="002D070D"/>
    <w:rsid w:val="002D0C34"/>
    <w:rsid w:val="002D0C69"/>
    <w:rsid w:val="002D1B8F"/>
    <w:rsid w:val="002D2C23"/>
    <w:rsid w:val="002D44DB"/>
    <w:rsid w:val="002D4829"/>
    <w:rsid w:val="002D4D48"/>
    <w:rsid w:val="002D5119"/>
    <w:rsid w:val="002D6464"/>
    <w:rsid w:val="002D6D31"/>
    <w:rsid w:val="002D6E5C"/>
    <w:rsid w:val="002D7648"/>
    <w:rsid w:val="002E0DC4"/>
    <w:rsid w:val="002E1AA4"/>
    <w:rsid w:val="002E47C5"/>
    <w:rsid w:val="002E4E07"/>
    <w:rsid w:val="002E6986"/>
    <w:rsid w:val="002E7D48"/>
    <w:rsid w:val="002E7EB2"/>
    <w:rsid w:val="002E7FEC"/>
    <w:rsid w:val="002F03EF"/>
    <w:rsid w:val="002F1E21"/>
    <w:rsid w:val="002F2025"/>
    <w:rsid w:val="002F27BA"/>
    <w:rsid w:val="002F2E3C"/>
    <w:rsid w:val="002F322D"/>
    <w:rsid w:val="002F43B1"/>
    <w:rsid w:val="002F4595"/>
    <w:rsid w:val="002F59F9"/>
    <w:rsid w:val="002F7281"/>
    <w:rsid w:val="002F739C"/>
    <w:rsid w:val="002F7E4D"/>
    <w:rsid w:val="00301B76"/>
    <w:rsid w:val="00302532"/>
    <w:rsid w:val="00303007"/>
    <w:rsid w:val="00304357"/>
    <w:rsid w:val="0030439F"/>
    <w:rsid w:val="00304D03"/>
    <w:rsid w:val="003052BA"/>
    <w:rsid w:val="003056ED"/>
    <w:rsid w:val="00305CFB"/>
    <w:rsid w:val="00306777"/>
    <w:rsid w:val="00307D17"/>
    <w:rsid w:val="00311D68"/>
    <w:rsid w:val="0031202B"/>
    <w:rsid w:val="003130E3"/>
    <w:rsid w:val="0031350F"/>
    <w:rsid w:val="003136DD"/>
    <w:rsid w:val="003143DA"/>
    <w:rsid w:val="00314762"/>
    <w:rsid w:val="0031537F"/>
    <w:rsid w:val="00315549"/>
    <w:rsid w:val="00315CA3"/>
    <w:rsid w:val="003164B6"/>
    <w:rsid w:val="00317ACB"/>
    <w:rsid w:val="003204AC"/>
    <w:rsid w:val="0032143F"/>
    <w:rsid w:val="00321946"/>
    <w:rsid w:val="00321CDC"/>
    <w:rsid w:val="00321DCA"/>
    <w:rsid w:val="00321E37"/>
    <w:rsid w:val="0032200C"/>
    <w:rsid w:val="00322550"/>
    <w:rsid w:val="00322A2B"/>
    <w:rsid w:val="0032321F"/>
    <w:rsid w:val="0032551D"/>
    <w:rsid w:val="003262DD"/>
    <w:rsid w:val="0032743B"/>
    <w:rsid w:val="003307B3"/>
    <w:rsid w:val="00330C8D"/>
    <w:rsid w:val="0033126F"/>
    <w:rsid w:val="00332641"/>
    <w:rsid w:val="003336CA"/>
    <w:rsid w:val="003337F4"/>
    <w:rsid w:val="0033404E"/>
    <w:rsid w:val="003348F6"/>
    <w:rsid w:val="00335838"/>
    <w:rsid w:val="00336F85"/>
    <w:rsid w:val="00337E07"/>
    <w:rsid w:val="00337F75"/>
    <w:rsid w:val="00340B59"/>
    <w:rsid w:val="00341DFF"/>
    <w:rsid w:val="0034254B"/>
    <w:rsid w:val="00342993"/>
    <w:rsid w:val="00342F2A"/>
    <w:rsid w:val="00343596"/>
    <w:rsid w:val="00344087"/>
    <w:rsid w:val="00345322"/>
    <w:rsid w:val="00345411"/>
    <w:rsid w:val="00345873"/>
    <w:rsid w:val="0034647C"/>
    <w:rsid w:val="0034670C"/>
    <w:rsid w:val="00346F6F"/>
    <w:rsid w:val="00347745"/>
    <w:rsid w:val="00347BD3"/>
    <w:rsid w:val="00350158"/>
    <w:rsid w:val="00350477"/>
    <w:rsid w:val="003508A5"/>
    <w:rsid w:val="00350E8A"/>
    <w:rsid w:val="00351E4A"/>
    <w:rsid w:val="00352842"/>
    <w:rsid w:val="003534B1"/>
    <w:rsid w:val="003534C8"/>
    <w:rsid w:val="003539C8"/>
    <w:rsid w:val="003540EF"/>
    <w:rsid w:val="00354985"/>
    <w:rsid w:val="00354D0B"/>
    <w:rsid w:val="003552DF"/>
    <w:rsid w:val="003556FF"/>
    <w:rsid w:val="003558FF"/>
    <w:rsid w:val="003567DA"/>
    <w:rsid w:val="0035707C"/>
    <w:rsid w:val="0035743A"/>
    <w:rsid w:val="003600FC"/>
    <w:rsid w:val="0036031F"/>
    <w:rsid w:val="003606D7"/>
    <w:rsid w:val="00360C33"/>
    <w:rsid w:val="00361753"/>
    <w:rsid w:val="003620A7"/>
    <w:rsid w:val="003624D6"/>
    <w:rsid w:val="0036270C"/>
    <w:rsid w:val="00362A0A"/>
    <w:rsid w:val="00362AA1"/>
    <w:rsid w:val="003633EE"/>
    <w:rsid w:val="003635FD"/>
    <w:rsid w:val="00366AFC"/>
    <w:rsid w:val="00366D90"/>
    <w:rsid w:val="00366DC2"/>
    <w:rsid w:val="00367288"/>
    <w:rsid w:val="00367498"/>
    <w:rsid w:val="00370CDE"/>
    <w:rsid w:val="00371BBB"/>
    <w:rsid w:val="00372533"/>
    <w:rsid w:val="003729A1"/>
    <w:rsid w:val="00373986"/>
    <w:rsid w:val="0037502F"/>
    <w:rsid w:val="00375FE2"/>
    <w:rsid w:val="003760F1"/>
    <w:rsid w:val="00376D8E"/>
    <w:rsid w:val="003778CD"/>
    <w:rsid w:val="00377930"/>
    <w:rsid w:val="00381583"/>
    <w:rsid w:val="003817E7"/>
    <w:rsid w:val="00381CEE"/>
    <w:rsid w:val="00382692"/>
    <w:rsid w:val="00382869"/>
    <w:rsid w:val="00382B86"/>
    <w:rsid w:val="00383EE6"/>
    <w:rsid w:val="003844A6"/>
    <w:rsid w:val="003858C6"/>
    <w:rsid w:val="00386FB5"/>
    <w:rsid w:val="0039012B"/>
    <w:rsid w:val="00390716"/>
    <w:rsid w:val="00390EBB"/>
    <w:rsid w:val="003911C0"/>
    <w:rsid w:val="00391371"/>
    <w:rsid w:val="003915C1"/>
    <w:rsid w:val="00392707"/>
    <w:rsid w:val="00392813"/>
    <w:rsid w:val="00393028"/>
    <w:rsid w:val="003931B5"/>
    <w:rsid w:val="003931F8"/>
    <w:rsid w:val="00393BAC"/>
    <w:rsid w:val="00393CEC"/>
    <w:rsid w:val="00393D53"/>
    <w:rsid w:val="00393ED0"/>
    <w:rsid w:val="00394B7C"/>
    <w:rsid w:val="00395217"/>
    <w:rsid w:val="00395BAB"/>
    <w:rsid w:val="00396487"/>
    <w:rsid w:val="00397082"/>
    <w:rsid w:val="00397629"/>
    <w:rsid w:val="003A0183"/>
    <w:rsid w:val="003A053D"/>
    <w:rsid w:val="003A1D55"/>
    <w:rsid w:val="003A23CD"/>
    <w:rsid w:val="003A2E40"/>
    <w:rsid w:val="003A40FD"/>
    <w:rsid w:val="003A41C2"/>
    <w:rsid w:val="003A4835"/>
    <w:rsid w:val="003A4FBB"/>
    <w:rsid w:val="003A52C6"/>
    <w:rsid w:val="003A5924"/>
    <w:rsid w:val="003A5AC7"/>
    <w:rsid w:val="003A6092"/>
    <w:rsid w:val="003A679C"/>
    <w:rsid w:val="003A73DB"/>
    <w:rsid w:val="003B0739"/>
    <w:rsid w:val="003B0C80"/>
    <w:rsid w:val="003B1052"/>
    <w:rsid w:val="003B1213"/>
    <w:rsid w:val="003B2151"/>
    <w:rsid w:val="003B4A39"/>
    <w:rsid w:val="003B612A"/>
    <w:rsid w:val="003B6256"/>
    <w:rsid w:val="003B6461"/>
    <w:rsid w:val="003B7210"/>
    <w:rsid w:val="003B75C9"/>
    <w:rsid w:val="003C165C"/>
    <w:rsid w:val="003C1795"/>
    <w:rsid w:val="003C1EDF"/>
    <w:rsid w:val="003C3C18"/>
    <w:rsid w:val="003C4D92"/>
    <w:rsid w:val="003C505A"/>
    <w:rsid w:val="003C519E"/>
    <w:rsid w:val="003C6BCD"/>
    <w:rsid w:val="003C7F78"/>
    <w:rsid w:val="003D00EA"/>
    <w:rsid w:val="003D26B4"/>
    <w:rsid w:val="003D3409"/>
    <w:rsid w:val="003D58C0"/>
    <w:rsid w:val="003D597E"/>
    <w:rsid w:val="003D5DE1"/>
    <w:rsid w:val="003D5FE1"/>
    <w:rsid w:val="003D614C"/>
    <w:rsid w:val="003D6658"/>
    <w:rsid w:val="003E0DFE"/>
    <w:rsid w:val="003E1C5E"/>
    <w:rsid w:val="003E3381"/>
    <w:rsid w:val="003E3590"/>
    <w:rsid w:val="003E3B59"/>
    <w:rsid w:val="003E3C56"/>
    <w:rsid w:val="003E5657"/>
    <w:rsid w:val="003E68C9"/>
    <w:rsid w:val="003E6C6C"/>
    <w:rsid w:val="003E7E57"/>
    <w:rsid w:val="003F0AA8"/>
    <w:rsid w:val="003F1339"/>
    <w:rsid w:val="003F2384"/>
    <w:rsid w:val="003F3F72"/>
    <w:rsid w:val="003F66B0"/>
    <w:rsid w:val="003F6BD8"/>
    <w:rsid w:val="003F706A"/>
    <w:rsid w:val="003F70C8"/>
    <w:rsid w:val="003F74F1"/>
    <w:rsid w:val="00400851"/>
    <w:rsid w:val="00401D86"/>
    <w:rsid w:val="00402A7B"/>
    <w:rsid w:val="00402D2A"/>
    <w:rsid w:val="00403338"/>
    <w:rsid w:val="00404808"/>
    <w:rsid w:val="00404C91"/>
    <w:rsid w:val="004063A8"/>
    <w:rsid w:val="0041074B"/>
    <w:rsid w:val="00410A83"/>
    <w:rsid w:val="0041148B"/>
    <w:rsid w:val="00411537"/>
    <w:rsid w:val="004117AD"/>
    <w:rsid w:val="004134E6"/>
    <w:rsid w:val="00414795"/>
    <w:rsid w:val="00414B74"/>
    <w:rsid w:val="00416074"/>
    <w:rsid w:val="00416D6A"/>
    <w:rsid w:val="004208D6"/>
    <w:rsid w:val="00421544"/>
    <w:rsid w:val="004219DF"/>
    <w:rsid w:val="004244A5"/>
    <w:rsid w:val="004246D2"/>
    <w:rsid w:val="004247CE"/>
    <w:rsid w:val="004261CD"/>
    <w:rsid w:val="00426DA9"/>
    <w:rsid w:val="00427327"/>
    <w:rsid w:val="0042792E"/>
    <w:rsid w:val="0043051F"/>
    <w:rsid w:val="004311C7"/>
    <w:rsid w:val="00431948"/>
    <w:rsid w:val="00431E69"/>
    <w:rsid w:val="00431F15"/>
    <w:rsid w:val="004322B2"/>
    <w:rsid w:val="004327CA"/>
    <w:rsid w:val="00432A10"/>
    <w:rsid w:val="004330AC"/>
    <w:rsid w:val="00433ED2"/>
    <w:rsid w:val="0043421C"/>
    <w:rsid w:val="00434823"/>
    <w:rsid w:val="00435FB9"/>
    <w:rsid w:val="004366DD"/>
    <w:rsid w:val="00436B8C"/>
    <w:rsid w:val="00437F29"/>
    <w:rsid w:val="00442293"/>
    <w:rsid w:val="00442AD2"/>
    <w:rsid w:val="00443015"/>
    <w:rsid w:val="0044324D"/>
    <w:rsid w:val="00443429"/>
    <w:rsid w:val="0044421B"/>
    <w:rsid w:val="00444BE0"/>
    <w:rsid w:val="00445A70"/>
    <w:rsid w:val="00446780"/>
    <w:rsid w:val="00447198"/>
    <w:rsid w:val="004471E6"/>
    <w:rsid w:val="004513A5"/>
    <w:rsid w:val="00451B77"/>
    <w:rsid w:val="00452388"/>
    <w:rsid w:val="0045271E"/>
    <w:rsid w:val="00453032"/>
    <w:rsid w:val="00453267"/>
    <w:rsid w:val="00454006"/>
    <w:rsid w:val="00454036"/>
    <w:rsid w:val="004548FD"/>
    <w:rsid w:val="00455382"/>
    <w:rsid w:val="00455F9D"/>
    <w:rsid w:val="00456A29"/>
    <w:rsid w:val="004573E4"/>
    <w:rsid w:val="004611E9"/>
    <w:rsid w:val="004614C7"/>
    <w:rsid w:val="00461959"/>
    <w:rsid w:val="00464018"/>
    <w:rsid w:val="004640B4"/>
    <w:rsid w:val="00464A0A"/>
    <w:rsid w:val="00464B60"/>
    <w:rsid w:val="00464D38"/>
    <w:rsid w:val="0046568A"/>
    <w:rsid w:val="004658A3"/>
    <w:rsid w:val="00466112"/>
    <w:rsid w:val="0046792E"/>
    <w:rsid w:val="0047100F"/>
    <w:rsid w:val="004714D7"/>
    <w:rsid w:val="00471CBD"/>
    <w:rsid w:val="00473511"/>
    <w:rsid w:val="00474158"/>
    <w:rsid w:val="00474C74"/>
    <w:rsid w:val="004753FE"/>
    <w:rsid w:val="004774D5"/>
    <w:rsid w:val="0048024D"/>
    <w:rsid w:val="00481A9A"/>
    <w:rsid w:val="00481D8C"/>
    <w:rsid w:val="00482691"/>
    <w:rsid w:val="00484152"/>
    <w:rsid w:val="00484FA6"/>
    <w:rsid w:val="00484FA7"/>
    <w:rsid w:val="00485D6C"/>
    <w:rsid w:val="00486BAB"/>
    <w:rsid w:val="00487161"/>
    <w:rsid w:val="00490C8A"/>
    <w:rsid w:val="00490F4B"/>
    <w:rsid w:val="00492FC6"/>
    <w:rsid w:val="00493BF9"/>
    <w:rsid w:val="00493E6A"/>
    <w:rsid w:val="00493EBC"/>
    <w:rsid w:val="0049673E"/>
    <w:rsid w:val="004A1858"/>
    <w:rsid w:val="004A360F"/>
    <w:rsid w:val="004A4467"/>
    <w:rsid w:val="004A4DF6"/>
    <w:rsid w:val="004A6859"/>
    <w:rsid w:val="004B1B24"/>
    <w:rsid w:val="004B315B"/>
    <w:rsid w:val="004B3246"/>
    <w:rsid w:val="004B36B6"/>
    <w:rsid w:val="004B44A5"/>
    <w:rsid w:val="004B5FF7"/>
    <w:rsid w:val="004B62D4"/>
    <w:rsid w:val="004B6415"/>
    <w:rsid w:val="004C1912"/>
    <w:rsid w:val="004C1A2E"/>
    <w:rsid w:val="004C48A6"/>
    <w:rsid w:val="004C4D15"/>
    <w:rsid w:val="004C50EC"/>
    <w:rsid w:val="004C5680"/>
    <w:rsid w:val="004C56D5"/>
    <w:rsid w:val="004C5E14"/>
    <w:rsid w:val="004C7826"/>
    <w:rsid w:val="004D0043"/>
    <w:rsid w:val="004D01B4"/>
    <w:rsid w:val="004D071D"/>
    <w:rsid w:val="004D0A54"/>
    <w:rsid w:val="004D0E18"/>
    <w:rsid w:val="004D0FD3"/>
    <w:rsid w:val="004D138F"/>
    <w:rsid w:val="004D2049"/>
    <w:rsid w:val="004D2557"/>
    <w:rsid w:val="004D35F2"/>
    <w:rsid w:val="004D3EB9"/>
    <w:rsid w:val="004D4950"/>
    <w:rsid w:val="004D58DA"/>
    <w:rsid w:val="004D6D2C"/>
    <w:rsid w:val="004E208D"/>
    <w:rsid w:val="004E25B5"/>
    <w:rsid w:val="004E349E"/>
    <w:rsid w:val="004E36EC"/>
    <w:rsid w:val="004E49A8"/>
    <w:rsid w:val="004E524C"/>
    <w:rsid w:val="004E53A8"/>
    <w:rsid w:val="004E5514"/>
    <w:rsid w:val="004E557D"/>
    <w:rsid w:val="004E6676"/>
    <w:rsid w:val="004E7389"/>
    <w:rsid w:val="004E7976"/>
    <w:rsid w:val="004F03A6"/>
    <w:rsid w:val="004F079E"/>
    <w:rsid w:val="004F2409"/>
    <w:rsid w:val="004F4543"/>
    <w:rsid w:val="004F493A"/>
    <w:rsid w:val="004F5584"/>
    <w:rsid w:val="004F6B6F"/>
    <w:rsid w:val="004F79D0"/>
    <w:rsid w:val="005005DD"/>
    <w:rsid w:val="00500A7B"/>
    <w:rsid w:val="00501BF7"/>
    <w:rsid w:val="00502CF0"/>
    <w:rsid w:val="00503786"/>
    <w:rsid w:val="00503C9C"/>
    <w:rsid w:val="00503F34"/>
    <w:rsid w:val="00505074"/>
    <w:rsid w:val="0050589C"/>
    <w:rsid w:val="00505A0F"/>
    <w:rsid w:val="005060E4"/>
    <w:rsid w:val="00506B98"/>
    <w:rsid w:val="00507648"/>
    <w:rsid w:val="00507748"/>
    <w:rsid w:val="00507D27"/>
    <w:rsid w:val="005100BF"/>
    <w:rsid w:val="00510BF9"/>
    <w:rsid w:val="00510ED6"/>
    <w:rsid w:val="005120A5"/>
    <w:rsid w:val="00512ADD"/>
    <w:rsid w:val="00513F1B"/>
    <w:rsid w:val="00515353"/>
    <w:rsid w:val="005157FB"/>
    <w:rsid w:val="005166A5"/>
    <w:rsid w:val="005173CC"/>
    <w:rsid w:val="00517A9D"/>
    <w:rsid w:val="00517E4D"/>
    <w:rsid w:val="00517EC4"/>
    <w:rsid w:val="0052043D"/>
    <w:rsid w:val="00520534"/>
    <w:rsid w:val="005208CD"/>
    <w:rsid w:val="00522E7E"/>
    <w:rsid w:val="005235EE"/>
    <w:rsid w:val="00523642"/>
    <w:rsid w:val="005236E2"/>
    <w:rsid w:val="005260DE"/>
    <w:rsid w:val="005262CD"/>
    <w:rsid w:val="00526876"/>
    <w:rsid w:val="00526AAA"/>
    <w:rsid w:val="00526DA8"/>
    <w:rsid w:val="005275D8"/>
    <w:rsid w:val="005303BE"/>
    <w:rsid w:val="0053152B"/>
    <w:rsid w:val="00531BD6"/>
    <w:rsid w:val="005321F7"/>
    <w:rsid w:val="005333F7"/>
    <w:rsid w:val="005337C7"/>
    <w:rsid w:val="00535313"/>
    <w:rsid w:val="00535658"/>
    <w:rsid w:val="00536CF8"/>
    <w:rsid w:val="0054050C"/>
    <w:rsid w:val="00540955"/>
    <w:rsid w:val="0054111A"/>
    <w:rsid w:val="00541A7A"/>
    <w:rsid w:val="00541EF3"/>
    <w:rsid w:val="00542300"/>
    <w:rsid w:val="00543063"/>
    <w:rsid w:val="00544278"/>
    <w:rsid w:val="0054435A"/>
    <w:rsid w:val="00544DE4"/>
    <w:rsid w:val="00544E36"/>
    <w:rsid w:val="00547719"/>
    <w:rsid w:val="00547F8C"/>
    <w:rsid w:val="00550825"/>
    <w:rsid w:val="00550B98"/>
    <w:rsid w:val="005516C0"/>
    <w:rsid w:val="00552554"/>
    <w:rsid w:val="00552623"/>
    <w:rsid w:val="00552AF4"/>
    <w:rsid w:val="00554474"/>
    <w:rsid w:val="005546FB"/>
    <w:rsid w:val="00555920"/>
    <w:rsid w:val="00555D6D"/>
    <w:rsid w:val="00556531"/>
    <w:rsid w:val="0056020A"/>
    <w:rsid w:val="005609F6"/>
    <w:rsid w:val="00560B29"/>
    <w:rsid w:val="00560E5B"/>
    <w:rsid w:val="00561304"/>
    <w:rsid w:val="00561D4D"/>
    <w:rsid w:val="00564150"/>
    <w:rsid w:val="005643D2"/>
    <w:rsid w:val="005645A1"/>
    <w:rsid w:val="00567483"/>
    <w:rsid w:val="00571655"/>
    <w:rsid w:val="00571D83"/>
    <w:rsid w:val="0057362D"/>
    <w:rsid w:val="00573C5A"/>
    <w:rsid w:val="00573E36"/>
    <w:rsid w:val="00573EA7"/>
    <w:rsid w:val="00574101"/>
    <w:rsid w:val="0057492E"/>
    <w:rsid w:val="005758DB"/>
    <w:rsid w:val="00575DDB"/>
    <w:rsid w:val="00575E80"/>
    <w:rsid w:val="00576426"/>
    <w:rsid w:val="005765BC"/>
    <w:rsid w:val="005770F9"/>
    <w:rsid w:val="00577BE0"/>
    <w:rsid w:val="00577BF1"/>
    <w:rsid w:val="005802E8"/>
    <w:rsid w:val="0058037D"/>
    <w:rsid w:val="005815AC"/>
    <w:rsid w:val="00581A52"/>
    <w:rsid w:val="00581B83"/>
    <w:rsid w:val="00581F90"/>
    <w:rsid w:val="005821CF"/>
    <w:rsid w:val="00582A9B"/>
    <w:rsid w:val="0058327B"/>
    <w:rsid w:val="00584F64"/>
    <w:rsid w:val="00585430"/>
    <w:rsid w:val="00585609"/>
    <w:rsid w:val="00586A0F"/>
    <w:rsid w:val="00586DE4"/>
    <w:rsid w:val="00590BB9"/>
    <w:rsid w:val="00591723"/>
    <w:rsid w:val="00591747"/>
    <w:rsid w:val="005927C8"/>
    <w:rsid w:val="00595F0F"/>
    <w:rsid w:val="00597520"/>
    <w:rsid w:val="00597846"/>
    <w:rsid w:val="00597F39"/>
    <w:rsid w:val="00597FAA"/>
    <w:rsid w:val="005A07D0"/>
    <w:rsid w:val="005A11B4"/>
    <w:rsid w:val="005A3F21"/>
    <w:rsid w:val="005A4366"/>
    <w:rsid w:val="005A4531"/>
    <w:rsid w:val="005A4FA4"/>
    <w:rsid w:val="005A5480"/>
    <w:rsid w:val="005A61A2"/>
    <w:rsid w:val="005A6332"/>
    <w:rsid w:val="005B0096"/>
    <w:rsid w:val="005B2BCD"/>
    <w:rsid w:val="005B3EC7"/>
    <w:rsid w:val="005B5AA4"/>
    <w:rsid w:val="005B5CBE"/>
    <w:rsid w:val="005B7C63"/>
    <w:rsid w:val="005B7E1F"/>
    <w:rsid w:val="005C08F5"/>
    <w:rsid w:val="005C11EF"/>
    <w:rsid w:val="005C2838"/>
    <w:rsid w:val="005C2B93"/>
    <w:rsid w:val="005C5155"/>
    <w:rsid w:val="005C5885"/>
    <w:rsid w:val="005C58B0"/>
    <w:rsid w:val="005C5B8D"/>
    <w:rsid w:val="005C5FEC"/>
    <w:rsid w:val="005C5FF6"/>
    <w:rsid w:val="005C7564"/>
    <w:rsid w:val="005C7AB0"/>
    <w:rsid w:val="005D18EF"/>
    <w:rsid w:val="005D3EA3"/>
    <w:rsid w:val="005D62F4"/>
    <w:rsid w:val="005D727F"/>
    <w:rsid w:val="005E26E9"/>
    <w:rsid w:val="005E2CBC"/>
    <w:rsid w:val="005E434C"/>
    <w:rsid w:val="005E50BE"/>
    <w:rsid w:val="005E594E"/>
    <w:rsid w:val="005E6FD8"/>
    <w:rsid w:val="005E742D"/>
    <w:rsid w:val="005E7F8C"/>
    <w:rsid w:val="005F03DB"/>
    <w:rsid w:val="005F2E0D"/>
    <w:rsid w:val="005F4A34"/>
    <w:rsid w:val="005F5088"/>
    <w:rsid w:val="005F5D12"/>
    <w:rsid w:val="005F734E"/>
    <w:rsid w:val="005F7A83"/>
    <w:rsid w:val="00600D72"/>
    <w:rsid w:val="006012B1"/>
    <w:rsid w:val="0060170C"/>
    <w:rsid w:val="00601FC2"/>
    <w:rsid w:val="00603124"/>
    <w:rsid w:val="006035E2"/>
    <w:rsid w:val="00603862"/>
    <w:rsid w:val="00604003"/>
    <w:rsid w:val="00605513"/>
    <w:rsid w:val="00605E53"/>
    <w:rsid w:val="00606114"/>
    <w:rsid w:val="006072B2"/>
    <w:rsid w:val="0060751B"/>
    <w:rsid w:val="006101CA"/>
    <w:rsid w:val="00610559"/>
    <w:rsid w:val="00612119"/>
    <w:rsid w:val="00612535"/>
    <w:rsid w:val="0061318F"/>
    <w:rsid w:val="00613E60"/>
    <w:rsid w:val="006142A8"/>
    <w:rsid w:val="00614B52"/>
    <w:rsid w:val="00614B81"/>
    <w:rsid w:val="00615455"/>
    <w:rsid w:val="006164D5"/>
    <w:rsid w:val="00617A38"/>
    <w:rsid w:val="00620CC8"/>
    <w:rsid w:val="00621CE9"/>
    <w:rsid w:val="006230BC"/>
    <w:rsid w:val="006246CA"/>
    <w:rsid w:val="00624888"/>
    <w:rsid w:val="00624A06"/>
    <w:rsid w:val="0062569C"/>
    <w:rsid w:val="00626EE3"/>
    <w:rsid w:val="0062752D"/>
    <w:rsid w:val="006306C5"/>
    <w:rsid w:val="00630C68"/>
    <w:rsid w:val="00630F56"/>
    <w:rsid w:val="00631896"/>
    <w:rsid w:val="006319A3"/>
    <w:rsid w:val="006319CF"/>
    <w:rsid w:val="00632043"/>
    <w:rsid w:val="006328B4"/>
    <w:rsid w:val="00633A96"/>
    <w:rsid w:val="0063463B"/>
    <w:rsid w:val="006348D4"/>
    <w:rsid w:val="00634EC9"/>
    <w:rsid w:val="0063590F"/>
    <w:rsid w:val="006359F0"/>
    <w:rsid w:val="00636071"/>
    <w:rsid w:val="006361E4"/>
    <w:rsid w:val="006361F3"/>
    <w:rsid w:val="00636D3D"/>
    <w:rsid w:val="00637D67"/>
    <w:rsid w:val="00637FF3"/>
    <w:rsid w:val="006403E1"/>
    <w:rsid w:val="00640A99"/>
    <w:rsid w:val="00640CE1"/>
    <w:rsid w:val="00641357"/>
    <w:rsid w:val="00642195"/>
    <w:rsid w:val="006429CF"/>
    <w:rsid w:val="00643B0E"/>
    <w:rsid w:val="006443E0"/>
    <w:rsid w:val="0064582C"/>
    <w:rsid w:val="006458B4"/>
    <w:rsid w:val="00646360"/>
    <w:rsid w:val="0064690A"/>
    <w:rsid w:val="00646EF7"/>
    <w:rsid w:val="006500FF"/>
    <w:rsid w:val="00651769"/>
    <w:rsid w:val="00652498"/>
    <w:rsid w:val="00653005"/>
    <w:rsid w:val="0065316E"/>
    <w:rsid w:val="006537D0"/>
    <w:rsid w:val="00653AA1"/>
    <w:rsid w:val="006542D4"/>
    <w:rsid w:val="006546F0"/>
    <w:rsid w:val="0065532A"/>
    <w:rsid w:val="00655D1C"/>
    <w:rsid w:val="00655F4C"/>
    <w:rsid w:val="006574AC"/>
    <w:rsid w:val="00657631"/>
    <w:rsid w:val="00660423"/>
    <w:rsid w:val="00661017"/>
    <w:rsid w:val="00661D84"/>
    <w:rsid w:val="00662479"/>
    <w:rsid w:val="00662E4D"/>
    <w:rsid w:val="00662F53"/>
    <w:rsid w:val="00663922"/>
    <w:rsid w:val="00663AFF"/>
    <w:rsid w:val="00666216"/>
    <w:rsid w:val="00666281"/>
    <w:rsid w:val="00670F2B"/>
    <w:rsid w:val="006710D3"/>
    <w:rsid w:val="00672009"/>
    <w:rsid w:val="00672197"/>
    <w:rsid w:val="00672AF2"/>
    <w:rsid w:val="00672B5D"/>
    <w:rsid w:val="006730BA"/>
    <w:rsid w:val="00673BAF"/>
    <w:rsid w:val="00674351"/>
    <w:rsid w:val="0067560C"/>
    <w:rsid w:val="006764C2"/>
    <w:rsid w:val="00676CA8"/>
    <w:rsid w:val="0068105C"/>
    <w:rsid w:val="00681A72"/>
    <w:rsid w:val="0068223B"/>
    <w:rsid w:val="00682283"/>
    <w:rsid w:val="00682D3A"/>
    <w:rsid w:val="00683397"/>
    <w:rsid w:val="006837FE"/>
    <w:rsid w:val="00683BF2"/>
    <w:rsid w:val="00685762"/>
    <w:rsid w:val="006858D7"/>
    <w:rsid w:val="0068651E"/>
    <w:rsid w:val="0068652B"/>
    <w:rsid w:val="006871A4"/>
    <w:rsid w:val="0068757C"/>
    <w:rsid w:val="00687BCE"/>
    <w:rsid w:val="00690483"/>
    <w:rsid w:val="006909F4"/>
    <w:rsid w:val="0069132B"/>
    <w:rsid w:val="00691588"/>
    <w:rsid w:val="00692E4C"/>
    <w:rsid w:val="00692E77"/>
    <w:rsid w:val="00693E30"/>
    <w:rsid w:val="00694279"/>
    <w:rsid w:val="00695B80"/>
    <w:rsid w:val="00695F7D"/>
    <w:rsid w:val="00696D60"/>
    <w:rsid w:val="006A02A3"/>
    <w:rsid w:val="006A059E"/>
    <w:rsid w:val="006A3A96"/>
    <w:rsid w:val="006A4AE6"/>
    <w:rsid w:val="006A78C4"/>
    <w:rsid w:val="006A7C41"/>
    <w:rsid w:val="006B0FF9"/>
    <w:rsid w:val="006B2FFE"/>
    <w:rsid w:val="006B3425"/>
    <w:rsid w:val="006B3731"/>
    <w:rsid w:val="006B40F4"/>
    <w:rsid w:val="006B4D41"/>
    <w:rsid w:val="006B4EA3"/>
    <w:rsid w:val="006B6884"/>
    <w:rsid w:val="006B7245"/>
    <w:rsid w:val="006B763E"/>
    <w:rsid w:val="006C05E6"/>
    <w:rsid w:val="006C1194"/>
    <w:rsid w:val="006C19CA"/>
    <w:rsid w:val="006C1A12"/>
    <w:rsid w:val="006C24C7"/>
    <w:rsid w:val="006C2ABE"/>
    <w:rsid w:val="006C31E7"/>
    <w:rsid w:val="006C458F"/>
    <w:rsid w:val="006C4E5F"/>
    <w:rsid w:val="006C51A5"/>
    <w:rsid w:val="006C5716"/>
    <w:rsid w:val="006C5D0A"/>
    <w:rsid w:val="006C72FC"/>
    <w:rsid w:val="006C7499"/>
    <w:rsid w:val="006C7A73"/>
    <w:rsid w:val="006D0FFC"/>
    <w:rsid w:val="006D2622"/>
    <w:rsid w:val="006D3134"/>
    <w:rsid w:val="006D37CF"/>
    <w:rsid w:val="006D60B0"/>
    <w:rsid w:val="006D7693"/>
    <w:rsid w:val="006E1137"/>
    <w:rsid w:val="006E17DA"/>
    <w:rsid w:val="006E19DD"/>
    <w:rsid w:val="006E321D"/>
    <w:rsid w:val="006E322A"/>
    <w:rsid w:val="006E3716"/>
    <w:rsid w:val="006E39CC"/>
    <w:rsid w:val="006E4D4A"/>
    <w:rsid w:val="006E6A91"/>
    <w:rsid w:val="006E731F"/>
    <w:rsid w:val="006F058B"/>
    <w:rsid w:val="006F0ADE"/>
    <w:rsid w:val="006F0E05"/>
    <w:rsid w:val="006F211F"/>
    <w:rsid w:val="006F27A6"/>
    <w:rsid w:val="006F2F91"/>
    <w:rsid w:val="006F6091"/>
    <w:rsid w:val="006F69EC"/>
    <w:rsid w:val="006F7032"/>
    <w:rsid w:val="006F79E0"/>
    <w:rsid w:val="007013EF"/>
    <w:rsid w:val="00701761"/>
    <w:rsid w:val="00702A0E"/>
    <w:rsid w:val="00703897"/>
    <w:rsid w:val="00704644"/>
    <w:rsid w:val="00704A96"/>
    <w:rsid w:val="00704FB2"/>
    <w:rsid w:val="00705035"/>
    <w:rsid w:val="00705AA9"/>
    <w:rsid w:val="00706B1B"/>
    <w:rsid w:val="00706FED"/>
    <w:rsid w:val="00707E39"/>
    <w:rsid w:val="00710017"/>
    <w:rsid w:val="00710433"/>
    <w:rsid w:val="00710A6D"/>
    <w:rsid w:val="00711BF5"/>
    <w:rsid w:val="00711FDB"/>
    <w:rsid w:val="0071223A"/>
    <w:rsid w:val="00712379"/>
    <w:rsid w:val="00712963"/>
    <w:rsid w:val="00713142"/>
    <w:rsid w:val="00713533"/>
    <w:rsid w:val="00713E03"/>
    <w:rsid w:val="00714DE1"/>
    <w:rsid w:val="00714E50"/>
    <w:rsid w:val="00714F5B"/>
    <w:rsid w:val="00715411"/>
    <w:rsid w:val="007157A5"/>
    <w:rsid w:val="0071600A"/>
    <w:rsid w:val="00716688"/>
    <w:rsid w:val="007167F8"/>
    <w:rsid w:val="00716CD3"/>
    <w:rsid w:val="00717477"/>
    <w:rsid w:val="00717C85"/>
    <w:rsid w:val="00717F53"/>
    <w:rsid w:val="007211DB"/>
    <w:rsid w:val="007218C2"/>
    <w:rsid w:val="00722440"/>
    <w:rsid w:val="00722839"/>
    <w:rsid w:val="00722A21"/>
    <w:rsid w:val="00722C10"/>
    <w:rsid w:val="0072305F"/>
    <w:rsid w:val="0072327D"/>
    <w:rsid w:val="00723F93"/>
    <w:rsid w:val="00724281"/>
    <w:rsid w:val="00726B25"/>
    <w:rsid w:val="00727D7F"/>
    <w:rsid w:val="0073063F"/>
    <w:rsid w:val="007309B9"/>
    <w:rsid w:val="00730D23"/>
    <w:rsid w:val="00731DA5"/>
    <w:rsid w:val="0073245D"/>
    <w:rsid w:val="00732CBB"/>
    <w:rsid w:val="00732FC2"/>
    <w:rsid w:val="00733B30"/>
    <w:rsid w:val="007348D7"/>
    <w:rsid w:val="00735672"/>
    <w:rsid w:val="00735E8F"/>
    <w:rsid w:val="0073681C"/>
    <w:rsid w:val="00736946"/>
    <w:rsid w:val="00736BD1"/>
    <w:rsid w:val="00737300"/>
    <w:rsid w:val="00740340"/>
    <w:rsid w:val="00740FEE"/>
    <w:rsid w:val="00741901"/>
    <w:rsid w:val="00741BA4"/>
    <w:rsid w:val="00741C54"/>
    <w:rsid w:val="00743F77"/>
    <w:rsid w:val="00744236"/>
    <w:rsid w:val="0074580A"/>
    <w:rsid w:val="007469BE"/>
    <w:rsid w:val="00746DE0"/>
    <w:rsid w:val="0074722E"/>
    <w:rsid w:val="0075005B"/>
    <w:rsid w:val="007500D4"/>
    <w:rsid w:val="007507C0"/>
    <w:rsid w:val="007516D5"/>
    <w:rsid w:val="007517D6"/>
    <w:rsid w:val="00753836"/>
    <w:rsid w:val="00755A1C"/>
    <w:rsid w:val="00755E9B"/>
    <w:rsid w:val="00756C54"/>
    <w:rsid w:val="00756C6D"/>
    <w:rsid w:val="007571BD"/>
    <w:rsid w:val="00757468"/>
    <w:rsid w:val="00757A2E"/>
    <w:rsid w:val="007625F7"/>
    <w:rsid w:val="00764B5D"/>
    <w:rsid w:val="00766321"/>
    <w:rsid w:val="007665FC"/>
    <w:rsid w:val="00770127"/>
    <w:rsid w:val="007702D1"/>
    <w:rsid w:val="00771E97"/>
    <w:rsid w:val="00772607"/>
    <w:rsid w:val="00772722"/>
    <w:rsid w:val="007732F3"/>
    <w:rsid w:val="0077345B"/>
    <w:rsid w:val="00773DB0"/>
    <w:rsid w:val="007740D5"/>
    <w:rsid w:val="00774110"/>
    <w:rsid w:val="00774160"/>
    <w:rsid w:val="00774A38"/>
    <w:rsid w:val="007752AE"/>
    <w:rsid w:val="0077610D"/>
    <w:rsid w:val="007768AA"/>
    <w:rsid w:val="007800ED"/>
    <w:rsid w:val="0078563E"/>
    <w:rsid w:val="0079001C"/>
    <w:rsid w:val="0079082F"/>
    <w:rsid w:val="00790E1A"/>
    <w:rsid w:val="007926AC"/>
    <w:rsid w:val="00792D00"/>
    <w:rsid w:val="0079393D"/>
    <w:rsid w:val="00793A69"/>
    <w:rsid w:val="0079591E"/>
    <w:rsid w:val="0079598C"/>
    <w:rsid w:val="00795E84"/>
    <w:rsid w:val="007A0868"/>
    <w:rsid w:val="007A1E03"/>
    <w:rsid w:val="007A2BFA"/>
    <w:rsid w:val="007A346D"/>
    <w:rsid w:val="007A39DA"/>
    <w:rsid w:val="007A4076"/>
    <w:rsid w:val="007A42F7"/>
    <w:rsid w:val="007A4B2D"/>
    <w:rsid w:val="007A4B7B"/>
    <w:rsid w:val="007A4E31"/>
    <w:rsid w:val="007A52C0"/>
    <w:rsid w:val="007A542A"/>
    <w:rsid w:val="007A5B27"/>
    <w:rsid w:val="007A6D1E"/>
    <w:rsid w:val="007A76A2"/>
    <w:rsid w:val="007B09FD"/>
    <w:rsid w:val="007B0A3A"/>
    <w:rsid w:val="007B0FFB"/>
    <w:rsid w:val="007B1052"/>
    <w:rsid w:val="007B1BD9"/>
    <w:rsid w:val="007B2816"/>
    <w:rsid w:val="007B399B"/>
    <w:rsid w:val="007B3BC2"/>
    <w:rsid w:val="007B3DCB"/>
    <w:rsid w:val="007B528E"/>
    <w:rsid w:val="007B54CD"/>
    <w:rsid w:val="007B5755"/>
    <w:rsid w:val="007B6662"/>
    <w:rsid w:val="007B75B2"/>
    <w:rsid w:val="007B77B8"/>
    <w:rsid w:val="007B7B00"/>
    <w:rsid w:val="007C5912"/>
    <w:rsid w:val="007C659D"/>
    <w:rsid w:val="007D2045"/>
    <w:rsid w:val="007D23C9"/>
    <w:rsid w:val="007D250B"/>
    <w:rsid w:val="007D2770"/>
    <w:rsid w:val="007D4088"/>
    <w:rsid w:val="007D44AC"/>
    <w:rsid w:val="007D52EA"/>
    <w:rsid w:val="007D5492"/>
    <w:rsid w:val="007D5701"/>
    <w:rsid w:val="007D5A65"/>
    <w:rsid w:val="007D5E8B"/>
    <w:rsid w:val="007D78EB"/>
    <w:rsid w:val="007E0261"/>
    <w:rsid w:val="007E0BC3"/>
    <w:rsid w:val="007E1899"/>
    <w:rsid w:val="007E20FE"/>
    <w:rsid w:val="007E21E7"/>
    <w:rsid w:val="007E2EFA"/>
    <w:rsid w:val="007E442F"/>
    <w:rsid w:val="007E55C8"/>
    <w:rsid w:val="007E5BE4"/>
    <w:rsid w:val="007E5F35"/>
    <w:rsid w:val="007E65B2"/>
    <w:rsid w:val="007E6AE6"/>
    <w:rsid w:val="007E77EC"/>
    <w:rsid w:val="007F0549"/>
    <w:rsid w:val="007F0C42"/>
    <w:rsid w:val="007F17FA"/>
    <w:rsid w:val="007F1E32"/>
    <w:rsid w:val="007F1E8D"/>
    <w:rsid w:val="007F2B37"/>
    <w:rsid w:val="007F5B89"/>
    <w:rsid w:val="007F5BC5"/>
    <w:rsid w:val="007F6088"/>
    <w:rsid w:val="007F6A64"/>
    <w:rsid w:val="007F7070"/>
    <w:rsid w:val="007F7CB1"/>
    <w:rsid w:val="008012B6"/>
    <w:rsid w:val="00801D56"/>
    <w:rsid w:val="0080224E"/>
    <w:rsid w:val="0080238C"/>
    <w:rsid w:val="00803695"/>
    <w:rsid w:val="00803830"/>
    <w:rsid w:val="00803A8B"/>
    <w:rsid w:val="00803E76"/>
    <w:rsid w:val="00804973"/>
    <w:rsid w:val="008070DF"/>
    <w:rsid w:val="00807C95"/>
    <w:rsid w:val="00807EE2"/>
    <w:rsid w:val="00810096"/>
    <w:rsid w:val="00811698"/>
    <w:rsid w:val="00812061"/>
    <w:rsid w:val="008125AD"/>
    <w:rsid w:val="008134D0"/>
    <w:rsid w:val="00813D32"/>
    <w:rsid w:val="00814699"/>
    <w:rsid w:val="00814CCF"/>
    <w:rsid w:val="008153DF"/>
    <w:rsid w:val="00817668"/>
    <w:rsid w:val="00817D85"/>
    <w:rsid w:val="008203AF"/>
    <w:rsid w:val="0082046F"/>
    <w:rsid w:val="0082149E"/>
    <w:rsid w:val="008220C0"/>
    <w:rsid w:val="008223D0"/>
    <w:rsid w:val="00822506"/>
    <w:rsid w:val="0082268B"/>
    <w:rsid w:val="00824C61"/>
    <w:rsid w:val="00825839"/>
    <w:rsid w:val="0082598B"/>
    <w:rsid w:val="008261C9"/>
    <w:rsid w:val="00826BAB"/>
    <w:rsid w:val="00827009"/>
    <w:rsid w:val="008275BE"/>
    <w:rsid w:val="00827673"/>
    <w:rsid w:val="00827B99"/>
    <w:rsid w:val="00827FBE"/>
    <w:rsid w:val="00830924"/>
    <w:rsid w:val="00831BC6"/>
    <w:rsid w:val="00831D5C"/>
    <w:rsid w:val="008320A5"/>
    <w:rsid w:val="00832773"/>
    <w:rsid w:val="00832A8A"/>
    <w:rsid w:val="00832D43"/>
    <w:rsid w:val="0083367F"/>
    <w:rsid w:val="008342B1"/>
    <w:rsid w:val="00834A28"/>
    <w:rsid w:val="00836291"/>
    <w:rsid w:val="00836A1F"/>
    <w:rsid w:val="00837A7A"/>
    <w:rsid w:val="00837CA6"/>
    <w:rsid w:val="00837DE3"/>
    <w:rsid w:val="00840408"/>
    <w:rsid w:val="00840688"/>
    <w:rsid w:val="00840AA8"/>
    <w:rsid w:val="0084116D"/>
    <w:rsid w:val="00841573"/>
    <w:rsid w:val="00841FF1"/>
    <w:rsid w:val="0084339C"/>
    <w:rsid w:val="0084375D"/>
    <w:rsid w:val="008438F9"/>
    <w:rsid w:val="0084436F"/>
    <w:rsid w:val="00846806"/>
    <w:rsid w:val="00846C67"/>
    <w:rsid w:val="00847914"/>
    <w:rsid w:val="0084796F"/>
    <w:rsid w:val="00853186"/>
    <w:rsid w:val="008532DB"/>
    <w:rsid w:val="00854AFE"/>
    <w:rsid w:val="00854B0A"/>
    <w:rsid w:val="008552A8"/>
    <w:rsid w:val="008554B2"/>
    <w:rsid w:val="00855737"/>
    <w:rsid w:val="008558AC"/>
    <w:rsid w:val="00855BF5"/>
    <w:rsid w:val="008560BA"/>
    <w:rsid w:val="00856912"/>
    <w:rsid w:val="00857C23"/>
    <w:rsid w:val="00860998"/>
    <w:rsid w:val="00860E59"/>
    <w:rsid w:val="00863329"/>
    <w:rsid w:val="00863775"/>
    <w:rsid w:val="0086510F"/>
    <w:rsid w:val="00865E42"/>
    <w:rsid w:val="008663CD"/>
    <w:rsid w:val="00866683"/>
    <w:rsid w:val="00866F03"/>
    <w:rsid w:val="00867BF4"/>
    <w:rsid w:val="00870D78"/>
    <w:rsid w:val="008721E6"/>
    <w:rsid w:val="0087223D"/>
    <w:rsid w:val="00872B12"/>
    <w:rsid w:val="0087360C"/>
    <w:rsid w:val="008752E7"/>
    <w:rsid w:val="00875338"/>
    <w:rsid w:val="00875CFC"/>
    <w:rsid w:val="00876DC3"/>
    <w:rsid w:val="00876F65"/>
    <w:rsid w:val="00877AD8"/>
    <w:rsid w:val="00877D86"/>
    <w:rsid w:val="00877DB9"/>
    <w:rsid w:val="008806AD"/>
    <w:rsid w:val="008809D0"/>
    <w:rsid w:val="00880D97"/>
    <w:rsid w:val="00880F54"/>
    <w:rsid w:val="00881857"/>
    <w:rsid w:val="00881CF4"/>
    <w:rsid w:val="0088386A"/>
    <w:rsid w:val="00884A22"/>
    <w:rsid w:val="00884F84"/>
    <w:rsid w:val="00885488"/>
    <w:rsid w:val="008877FE"/>
    <w:rsid w:val="00887861"/>
    <w:rsid w:val="00890B9A"/>
    <w:rsid w:val="00890D47"/>
    <w:rsid w:val="00891259"/>
    <w:rsid w:val="0089174E"/>
    <w:rsid w:val="00891CF5"/>
    <w:rsid w:val="0089246D"/>
    <w:rsid w:val="0089489A"/>
    <w:rsid w:val="00895176"/>
    <w:rsid w:val="008952F3"/>
    <w:rsid w:val="008957B4"/>
    <w:rsid w:val="0089674C"/>
    <w:rsid w:val="00896C73"/>
    <w:rsid w:val="00896EDE"/>
    <w:rsid w:val="00897062"/>
    <w:rsid w:val="008975C0"/>
    <w:rsid w:val="008A0643"/>
    <w:rsid w:val="008A084F"/>
    <w:rsid w:val="008A100C"/>
    <w:rsid w:val="008A2485"/>
    <w:rsid w:val="008A24B7"/>
    <w:rsid w:val="008A33E1"/>
    <w:rsid w:val="008A3E39"/>
    <w:rsid w:val="008A52BA"/>
    <w:rsid w:val="008A6747"/>
    <w:rsid w:val="008B0AF4"/>
    <w:rsid w:val="008B121C"/>
    <w:rsid w:val="008B12C9"/>
    <w:rsid w:val="008B142C"/>
    <w:rsid w:val="008B1ADE"/>
    <w:rsid w:val="008B2E89"/>
    <w:rsid w:val="008B3B2E"/>
    <w:rsid w:val="008B3EEF"/>
    <w:rsid w:val="008B3FE0"/>
    <w:rsid w:val="008B4747"/>
    <w:rsid w:val="008B619C"/>
    <w:rsid w:val="008B66E6"/>
    <w:rsid w:val="008B7864"/>
    <w:rsid w:val="008B7C7E"/>
    <w:rsid w:val="008C0271"/>
    <w:rsid w:val="008C1011"/>
    <w:rsid w:val="008C17AD"/>
    <w:rsid w:val="008C24C7"/>
    <w:rsid w:val="008C3440"/>
    <w:rsid w:val="008C3CD3"/>
    <w:rsid w:val="008C6CD5"/>
    <w:rsid w:val="008C7BF8"/>
    <w:rsid w:val="008D1044"/>
    <w:rsid w:val="008D1D6E"/>
    <w:rsid w:val="008D27BB"/>
    <w:rsid w:val="008D2ADB"/>
    <w:rsid w:val="008D41E4"/>
    <w:rsid w:val="008D4D93"/>
    <w:rsid w:val="008D5545"/>
    <w:rsid w:val="008E0422"/>
    <w:rsid w:val="008E0819"/>
    <w:rsid w:val="008E08A3"/>
    <w:rsid w:val="008E2835"/>
    <w:rsid w:val="008E47F2"/>
    <w:rsid w:val="008E5758"/>
    <w:rsid w:val="008E7321"/>
    <w:rsid w:val="008E7930"/>
    <w:rsid w:val="008F1993"/>
    <w:rsid w:val="008F2175"/>
    <w:rsid w:val="008F2235"/>
    <w:rsid w:val="008F2F87"/>
    <w:rsid w:val="008F410C"/>
    <w:rsid w:val="008F6322"/>
    <w:rsid w:val="008F632B"/>
    <w:rsid w:val="008F6847"/>
    <w:rsid w:val="008F738B"/>
    <w:rsid w:val="00901AA4"/>
    <w:rsid w:val="00901CA8"/>
    <w:rsid w:val="0090416B"/>
    <w:rsid w:val="00904236"/>
    <w:rsid w:val="0090438E"/>
    <w:rsid w:val="0090460D"/>
    <w:rsid w:val="0090503C"/>
    <w:rsid w:val="00905049"/>
    <w:rsid w:val="00905F75"/>
    <w:rsid w:val="0090614E"/>
    <w:rsid w:val="00906613"/>
    <w:rsid w:val="00906806"/>
    <w:rsid w:val="009069FC"/>
    <w:rsid w:val="00907D80"/>
    <w:rsid w:val="00910837"/>
    <w:rsid w:val="00910981"/>
    <w:rsid w:val="00910BD7"/>
    <w:rsid w:val="00912D73"/>
    <w:rsid w:val="009137A3"/>
    <w:rsid w:val="0091460C"/>
    <w:rsid w:val="0091463E"/>
    <w:rsid w:val="00915328"/>
    <w:rsid w:val="00915E54"/>
    <w:rsid w:val="00916F7E"/>
    <w:rsid w:val="00917272"/>
    <w:rsid w:val="0092059D"/>
    <w:rsid w:val="009212BA"/>
    <w:rsid w:val="00921D04"/>
    <w:rsid w:val="009220C6"/>
    <w:rsid w:val="0092299D"/>
    <w:rsid w:val="00922B53"/>
    <w:rsid w:val="00922EE0"/>
    <w:rsid w:val="0092390B"/>
    <w:rsid w:val="00924FBF"/>
    <w:rsid w:val="00926EA5"/>
    <w:rsid w:val="00926FE6"/>
    <w:rsid w:val="0092744F"/>
    <w:rsid w:val="009278A1"/>
    <w:rsid w:val="00927A4B"/>
    <w:rsid w:val="00930AFD"/>
    <w:rsid w:val="0093233F"/>
    <w:rsid w:val="00932880"/>
    <w:rsid w:val="00932C44"/>
    <w:rsid w:val="009330B2"/>
    <w:rsid w:val="00933E27"/>
    <w:rsid w:val="00934F77"/>
    <w:rsid w:val="009401A6"/>
    <w:rsid w:val="009411EC"/>
    <w:rsid w:val="009413DC"/>
    <w:rsid w:val="00941541"/>
    <w:rsid w:val="00941D0D"/>
    <w:rsid w:val="009425DB"/>
    <w:rsid w:val="00942A89"/>
    <w:rsid w:val="00942E81"/>
    <w:rsid w:val="0094384F"/>
    <w:rsid w:val="00944EDD"/>
    <w:rsid w:val="00945373"/>
    <w:rsid w:val="0094660F"/>
    <w:rsid w:val="0094672F"/>
    <w:rsid w:val="00950659"/>
    <w:rsid w:val="009508F4"/>
    <w:rsid w:val="009519E3"/>
    <w:rsid w:val="009524F5"/>
    <w:rsid w:val="009529C8"/>
    <w:rsid w:val="00954F15"/>
    <w:rsid w:val="00955332"/>
    <w:rsid w:val="00955CB6"/>
    <w:rsid w:val="00956675"/>
    <w:rsid w:val="0095729C"/>
    <w:rsid w:val="0095733A"/>
    <w:rsid w:val="00961568"/>
    <w:rsid w:val="00961AC2"/>
    <w:rsid w:val="009637DB"/>
    <w:rsid w:val="00963980"/>
    <w:rsid w:val="00965155"/>
    <w:rsid w:val="00965782"/>
    <w:rsid w:val="0096580C"/>
    <w:rsid w:val="00966841"/>
    <w:rsid w:val="00966D8C"/>
    <w:rsid w:val="009676D7"/>
    <w:rsid w:val="00967E16"/>
    <w:rsid w:val="00970054"/>
    <w:rsid w:val="00970F54"/>
    <w:rsid w:val="00971181"/>
    <w:rsid w:val="00971C85"/>
    <w:rsid w:val="00971D70"/>
    <w:rsid w:val="00972FBF"/>
    <w:rsid w:val="00973100"/>
    <w:rsid w:val="00974431"/>
    <w:rsid w:val="00974D75"/>
    <w:rsid w:val="009755A5"/>
    <w:rsid w:val="00975DDF"/>
    <w:rsid w:val="009762D2"/>
    <w:rsid w:val="00977029"/>
    <w:rsid w:val="00977BEC"/>
    <w:rsid w:val="00977E31"/>
    <w:rsid w:val="0098046F"/>
    <w:rsid w:val="009808B7"/>
    <w:rsid w:val="00980B64"/>
    <w:rsid w:val="009811DF"/>
    <w:rsid w:val="00981C5D"/>
    <w:rsid w:val="00982324"/>
    <w:rsid w:val="00982DC2"/>
    <w:rsid w:val="009830FA"/>
    <w:rsid w:val="0098446A"/>
    <w:rsid w:val="00984AEF"/>
    <w:rsid w:val="00985C91"/>
    <w:rsid w:val="00986388"/>
    <w:rsid w:val="00986889"/>
    <w:rsid w:val="00987185"/>
    <w:rsid w:val="009873B8"/>
    <w:rsid w:val="0099044E"/>
    <w:rsid w:val="00990A3C"/>
    <w:rsid w:val="00991307"/>
    <w:rsid w:val="00991425"/>
    <w:rsid w:val="00991562"/>
    <w:rsid w:val="009917E5"/>
    <w:rsid w:val="00991E56"/>
    <w:rsid w:val="00992BBE"/>
    <w:rsid w:val="00992EA6"/>
    <w:rsid w:val="00993665"/>
    <w:rsid w:val="00993781"/>
    <w:rsid w:val="00994762"/>
    <w:rsid w:val="00994803"/>
    <w:rsid w:val="00994EE6"/>
    <w:rsid w:val="00995FAA"/>
    <w:rsid w:val="00996088"/>
    <w:rsid w:val="0099629E"/>
    <w:rsid w:val="009978A0"/>
    <w:rsid w:val="009A1989"/>
    <w:rsid w:val="009A26A1"/>
    <w:rsid w:val="009A2EB6"/>
    <w:rsid w:val="009A36D2"/>
    <w:rsid w:val="009A46EC"/>
    <w:rsid w:val="009A54C7"/>
    <w:rsid w:val="009A59A5"/>
    <w:rsid w:val="009B0A32"/>
    <w:rsid w:val="009B0C65"/>
    <w:rsid w:val="009B1EE0"/>
    <w:rsid w:val="009B236B"/>
    <w:rsid w:val="009B2E3F"/>
    <w:rsid w:val="009B3E0D"/>
    <w:rsid w:val="009B461D"/>
    <w:rsid w:val="009B4C49"/>
    <w:rsid w:val="009B5197"/>
    <w:rsid w:val="009B5469"/>
    <w:rsid w:val="009B5FF7"/>
    <w:rsid w:val="009B67D3"/>
    <w:rsid w:val="009B7415"/>
    <w:rsid w:val="009B7621"/>
    <w:rsid w:val="009B7C7E"/>
    <w:rsid w:val="009B7ECE"/>
    <w:rsid w:val="009B7F8F"/>
    <w:rsid w:val="009C0C3D"/>
    <w:rsid w:val="009C1224"/>
    <w:rsid w:val="009C3E39"/>
    <w:rsid w:val="009C458C"/>
    <w:rsid w:val="009C4932"/>
    <w:rsid w:val="009C4FD7"/>
    <w:rsid w:val="009C5281"/>
    <w:rsid w:val="009C5D59"/>
    <w:rsid w:val="009C68F2"/>
    <w:rsid w:val="009C6989"/>
    <w:rsid w:val="009C78EE"/>
    <w:rsid w:val="009C7EF5"/>
    <w:rsid w:val="009D0525"/>
    <w:rsid w:val="009D0E01"/>
    <w:rsid w:val="009D2459"/>
    <w:rsid w:val="009D2F5C"/>
    <w:rsid w:val="009D41CB"/>
    <w:rsid w:val="009D4AFB"/>
    <w:rsid w:val="009D51E1"/>
    <w:rsid w:val="009D5442"/>
    <w:rsid w:val="009D6729"/>
    <w:rsid w:val="009E03D7"/>
    <w:rsid w:val="009E0617"/>
    <w:rsid w:val="009E122F"/>
    <w:rsid w:val="009E14E8"/>
    <w:rsid w:val="009E1680"/>
    <w:rsid w:val="009E195B"/>
    <w:rsid w:val="009E24B6"/>
    <w:rsid w:val="009E37AA"/>
    <w:rsid w:val="009E4866"/>
    <w:rsid w:val="009E4883"/>
    <w:rsid w:val="009E4A32"/>
    <w:rsid w:val="009E4AD2"/>
    <w:rsid w:val="009E4CA4"/>
    <w:rsid w:val="009E6106"/>
    <w:rsid w:val="009E6E52"/>
    <w:rsid w:val="009E757A"/>
    <w:rsid w:val="009F0BA1"/>
    <w:rsid w:val="009F37C6"/>
    <w:rsid w:val="009F5760"/>
    <w:rsid w:val="009F6A9A"/>
    <w:rsid w:val="009F6D88"/>
    <w:rsid w:val="009F7D37"/>
    <w:rsid w:val="00A01132"/>
    <w:rsid w:val="00A0114D"/>
    <w:rsid w:val="00A01339"/>
    <w:rsid w:val="00A023BB"/>
    <w:rsid w:val="00A02711"/>
    <w:rsid w:val="00A03181"/>
    <w:rsid w:val="00A04E07"/>
    <w:rsid w:val="00A054EE"/>
    <w:rsid w:val="00A064EE"/>
    <w:rsid w:val="00A06753"/>
    <w:rsid w:val="00A072CA"/>
    <w:rsid w:val="00A11393"/>
    <w:rsid w:val="00A115AA"/>
    <w:rsid w:val="00A117C4"/>
    <w:rsid w:val="00A12F7C"/>
    <w:rsid w:val="00A1463E"/>
    <w:rsid w:val="00A148B3"/>
    <w:rsid w:val="00A1566C"/>
    <w:rsid w:val="00A15A0F"/>
    <w:rsid w:val="00A15AC2"/>
    <w:rsid w:val="00A17C67"/>
    <w:rsid w:val="00A2004D"/>
    <w:rsid w:val="00A200D0"/>
    <w:rsid w:val="00A2054C"/>
    <w:rsid w:val="00A213B7"/>
    <w:rsid w:val="00A2158A"/>
    <w:rsid w:val="00A2170A"/>
    <w:rsid w:val="00A21EAF"/>
    <w:rsid w:val="00A248BA"/>
    <w:rsid w:val="00A24922"/>
    <w:rsid w:val="00A2519D"/>
    <w:rsid w:val="00A25776"/>
    <w:rsid w:val="00A266B5"/>
    <w:rsid w:val="00A267C2"/>
    <w:rsid w:val="00A26999"/>
    <w:rsid w:val="00A26FFF"/>
    <w:rsid w:val="00A27393"/>
    <w:rsid w:val="00A30974"/>
    <w:rsid w:val="00A3188F"/>
    <w:rsid w:val="00A31B5F"/>
    <w:rsid w:val="00A326A6"/>
    <w:rsid w:val="00A33878"/>
    <w:rsid w:val="00A34229"/>
    <w:rsid w:val="00A3522D"/>
    <w:rsid w:val="00A357A7"/>
    <w:rsid w:val="00A35900"/>
    <w:rsid w:val="00A35EC5"/>
    <w:rsid w:val="00A36B55"/>
    <w:rsid w:val="00A378C6"/>
    <w:rsid w:val="00A378CA"/>
    <w:rsid w:val="00A37BC6"/>
    <w:rsid w:val="00A417ED"/>
    <w:rsid w:val="00A418F8"/>
    <w:rsid w:val="00A42260"/>
    <w:rsid w:val="00A42C24"/>
    <w:rsid w:val="00A4306B"/>
    <w:rsid w:val="00A43ED7"/>
    <w:rsid w:val="00A44EF9"/>
    <w:rsid w:val="00A458FC"/>
    <w:rsid w:val="00A46A14"/>
    <w:rsid w:val="00A476AF"/>
    <w:rsid w:val="00A50250"/>
    <w:rsid w:val="00A5286E"/>
    <w:rsid w:val="00A53FA8"/>
    <w:rsid w:val="00A5434F"/>
    <w:rsid w:val="00A544F8"/>
    <w:rsid w:val="00A55777"/>
    <w:rsid w:val="00A55BCB"/>
    <w:rsid w:val="00A57742"/>
    <w:rsid w:val="00A57AA1"/>
    <w:rsid w:val="00A61912"/>
    <w:rsid w:val="00A6458D"/>
    <w:rsid w:val="00A64DE7"/>
    <w:rsid w:val="00A657BA"/>
    <w:rsid w:val="00A65A54"/>
    <w:rsid w:val="00A71910"/>
    <w:rsid w:val="00A72BC2"/>
    <w:rsid w:val="00A72F9B"/>
    <w:rsid w:val="00A7413D"/>
    <w:rsid w:val="00A7527C"/>
    <w:rsid w:val="00A76381"/>
    <w:rsid w:val="00A77768"/>
    <w:rsid w:val="00A806B4"/>
    <w:rsid w:val="00A81149"/>
    <w:rsid w:val="00A82608"/>
    <w:rsid w:val="00A85153"/>
    <w:rsid w:val="00A85733"/>
    <w:rsid w:val="00A85F01"/>
    <w:rsid w:val="00A863EE"/>
    <w:rsid w:val="00A878DA"/>
    <w:rsid w:val="00A903F9"/>
    <w:rsid w:val="00A90BE9"/>
    <w:rsid w:val="00A91C92"/>
    <w:rsid w:val="00A925C6"/>
    <w:rsid w:val="00A929F9"/>
    <w:rsid w:val="00A93224"/>
    <w:rsid w:val="00A935F3"/>
    <w:rsid w:val="00A943AA"/>
    <w:rsid w:val="00A949F3"/>
    <w:rsid w:val="00A95270"/>
    <w:rsid w:val="00A95455"/>
    <w:rsid w:val="00A954D3"/>
    <w:rsid w:val="00A95A89"/>
    <w:rsid w:val="00A95B8F"/>
    <w:rsid w:val="00A95D4E"/>
    <w:rsid w:val="00A961F0"/>
    <w:rsid w:val="00A967A9"/>
    <w:rsid w:val="00A9743F"/>
    <w:rsid w:val="00A97817"/>
    <w:rsid w:val="00A97AC6"/>
    <w:rsid w:val="00A97AE1"/>
    <w:rsid w:val="00AA04DB"/>
    <w:rsid w:val="00AA0C69"/>
    <w:rsid w:val="00AA11F6"/>
    <w:rsid w:val="00AA1279"/>
    <w:rsid w:val="00AA1813"/>
    <w:rsid w:val="00AA2FC3"/>
    <w:rsid w:val="00AA312F"/>
    <w:rsid w:val="00AA328A"/>
    <w:rsid w:val="00AA36F4"/>
    <w:rsid w:val="00AA3BBB"/>
    <w:rsid w:val="00AA5726"/>
    <w:rsid w:val="00AA6061"/>
    <w:rsid w:val="00AA677D"/>
    <w:rsid w:val="00AA689C"/>
    <w:rsid w:val="00AA7732"/>
    <w:rsid w:val="00AA7990"/>
    <w:rsid w:val="00AA7A3C"/>
    <w:rsid w:val="00AA7FA5"/>
    <w:rsid w:val="00AB081C"/>
    <w:rsid w:val="00AB0A01"/>
    <w:rsid w:val="00AB19EA"/>
    <w:rsid w:val="00AB259D"/>
    <w:rsid w:val="00AB2D2E"/>
    <w:rsid w:val="00AB3235"/>
    <w:rsid w:val="00AB3918"/>
    <w:rsid w:val="00AB3B8D"/>
    <w:rsid w:val="00AB5768"/>
    <w:rsid w:val="00AB6804"/>
    <w:rsid w:val="00AB6A03"/>
    <w:rsid w:val="00AB7339"/>
    <w:rsid w:val="00AC0770"/>
    <w:rsid w:val="00AC0DF0"/>
    <w:rsid w:val="00AC2A9E"/>
    <w:rsid w:val="00AC2CE2"/>
    <w:rsid w:val="00AC2D72"/>
    <w:rsid w:val="00AC3226"/>
    <w:rsid w:val="00AC3CDC"/>
    <w:rsid w:val="00AC4899"/>
    <w:rsid w:val="00AC4B6C"/>
    <w:rsid w:val="00AC56B3"/>
    <w:rsid w:val="00AC6AD4"/>
    <w:rsid w:val="00AC7BAC"/>
    <w:rsid w:val="00AD06CF"/>
    <w:rsid w:val="00AD207A"/>
    <w:rsid w:val="00AD2318"/>
    <w:rsid w:val="00AD29A3"/>
    <w:rsid w:val="00AD35FD"/>
    <w:rsid w:val="00AD36D6"/>
    <w:rsid w:val="00AD4EC2"/>
    <w:rsid w:val="00AD56E1"/>
    <w:rsid w:val="00AE0715"/>
    <w:rsid w:val="00AE0885"/>
    <w:rsid w:val="00AE127F"/>
    <w:rsid w:val="00AE1561"/>
    <w:rsid w:val="00AE1C26"/>
    <w:rsid w:val="00AE1D29"/>
    <w:rsid w:val="00AE1E61"/>
    <w:rsid w:val="00AE24B4"/>
    <w:rsid w:val="00AE2B06"/>
    <w:rsid w:val="00AE2F9B"/>
    <w:rsid w:val="00AE31DD"/>
    <w:rsid w:val="00AE38A5"/>
    <w:rsid w:val="00AE51C7"/>
    <w:rsid w:val="00AE57CF"/>
    <w:rsid w:val="00AE5D42"/>
    <w:rsid w:val="00AE5F68"/>
    <w:rsid w:val="00AE74DC"/>
    <w:rsid w:val="00AF179C"/>
    <w:rsid w:val="00AF1939"/>
    <w:rsid w:val="00AF29BF"/>
    <w:rsid w:val="00AF2AE9"/>
    <w:rsid w:val="00AF2C2D"/>
    <w:rsid w:val="00AF3C0D"/>
    <w:rsid w:val="00AF3E18"/>
    <w:rsid w:val="00AF3E1A"/>
    <w:rsid w:val="00AF3FA8"/>
    <w:rsid w:val="00AF4ECF"/>
    <w:rsid w:val="00AF5260"/>
    <w:rsid w:val="00AF53FE"/>
    <w:rsid w:val="00AF5EF2"/>
    <w:rsid w:val="00AF64CF"/>
    <w:rsid w:val="00AF6B6F"/>
    <w:rsid w:val="00AF7925"/>
    <w:rsid w:val="00B00085"/>
    <w:rsid w:val="00B00354"/>
    <w:rsid w:val="00B0052F"/>
    <w:rsid w:val="00B0063C"/>
    <w:rsid w:val="00B00686"/>
    <w:rsid w:val="00B00F09"/>
    <w:rsid w:val="00B0109A"/>
    <w:rsid w:val="00B02266"/>
    <w:rsid w:val="00B02D67"/>
    <w:rsid w:val="00B0350E"/>
    <w:rsid w:val="00B03803"/>
    <w:rsid w:val="00B03857"/>
    <w:rsid w:val="00B06A7B"/>
    <w:rsid w:val="00B07D7E"/>
    <w:rsid w:val="00B1026C"/>
    <w:rsid w:val="00B10561"/>
    <w:rsid w:val="00B1180B"/>
    <w:rsid w:val="00B11E5A"/>
    <w:rsid w:val="00B14D2E"/>
    <w:rsid w:val="00B1605D"/>
    <w:rsid w:val="00B163F6"/>
    <w:rsid w:val="00B16B79"/>
    <w:rsid w:val="00B17902"/>
    <w:rsid w:val="00B20879"/>
    <w:rsid w:val="00B21030"/>
    <w:rsid w:val="00B21620"/>
    <w:rsid w:val="00B21CB0"/>
    <w:rsid w:val="00B22493"/>
    <w:rsid w:val="00B22B7A"/>
    <w:rsid w:val="00B23004"/>
    <w:rsid w:val="00B24517"/>
    <w:rsid w:val="00B24B0E"/>
    <w:rsid w:val="00B2565D"/>
    <w:rsid w:val="00B2704B"/>
    <w:rsid w:val="00B300BF"/>
    <w:rsid w:val="00B3079E"/>
    <w:rsid w:val="00B30FC2"/>
    <w:rsid w:val="00B3179B"/>
    <w:rsid w:val="00B322C4"/>
    <w:rsid w:val="00B322D3"/>
    <w:rsid w:val="00B3462A"/>
    <w:rsid w:val="00B34682"/>
    <w:rsid w:val="00B362C5"/>
    <w:rsid w:val="00B37D66"/>
    <w:rsid w:val="00B4096A"/>
    <w:rsid w:val="00B435C0"/>
    <w:rsid w:val="00B43B09"/>
    <w:rsid w:val="00B449AF"/>
    <w:rsid w:val="00B44FD4"/>
    <w:rsid w:val="00B45241"/>
    <w:rsid w:val="00B46073"/>
    <w:rsid w:val="00B46898"/>
    <w:rsid w:val="00B47C27"/>
    <w:rsid w:val="00B47F33"/>
    <w:rsid w:val="00B5075C"/>
    <w:rsid w:val="00B50954"/>
    <w:rsid w:val="00B50FF6"/>
    <w:rsid w:val="00B5207F"/>
    <w:rsid w:val="00B5498A"/>
    <w:rsid w:val="00B54E99"/>
    <w:rsid w:val="00B55BCC"/>
    <w:rsid w:val="00B577E6"/>
    <w:rsid w:val="00B6130F"/>
    <w:rsid w:val="00B616F8"/>
    <w:rsid w:val="00B62472"/>
    <w:rsid w:val="00B6259B"/>
    <w:rsid w:val="00B6266F"/>
    <w:rsid w:val="00B62B99"/>
    <w:rsid w:val="00B635CF"/>
    <w:rsid w:val="00B6570E"/>
    <w:rsid w:val="00B65CB1"/>
    <w:rsid w:val="00B65D4D"/>
    <w:rsid w:val="00B661DD"/>
    <w:rsid w:val="00B672D7"/>
    <w:rsid w:val="00B676E8"/>
    <w:rsid w:val="00B67B9F"/>
    <w:rsid w:val="00B67C0B"/>
    <w:rsid w:val="00B67F3D"/>
    <w:rsid w:val="00B7030E"/>
    <w:rsid w:val="00B7153C"/>
    <w:rsid w:val="00B7183A"/>
    <w:rsid w:val="00B728D3"/>
    <w:rsid w:val="00B730D3"/>
    <w:rsid w:val="00B73B44"/>
    <w:rsid w:val="00B75ADC"/>
    <w:rsid w:val="00B7711D"/>
    <w:rsid w:val="00B83C15"/>
    <w:rsid w:val="00B8408D"/>
    <w:rsid w:val="00B84E4E"/>
    <w:rsid w:val="00B852E8"/>
    <w:rsid w:val="00B866AA"/>
    <w:rsid w:val="00B86D92"/>
    <w:rsid w:val="00B875F5"/>
    <w:rsid w:val="00B9163A"/>
    <w:rsid w:val="00B93337"/>
    <w:rsid w:val="00B940D0"/>
    <w:rsid w:val="00B94F27"/>
    <w:rsid w:val="00B95311"/>
    <w:rsid w:val="00B956AE"/>
    <w:rsid w:val="00B9606B"/>
    <w:rsid w:val="00B97B80"/>
    <w:rsid w:val="00BA07C8"/>
    <w:rsid w:val="00BA2213"/>
    <w:rsid w:val="00BA2EE3"/>
    <w:rsid w:val="00BA341A"/>
    <w:rsid w:val="00BA4255"/>
    <w:rsid w:val="00BA54CC"/>
    <w:rsid w:val="00BA59A3"/>
    <w:rsid w:val="00BA5DC2"/>
    <w:rsid w:val="00BA6F96"/>
    <w:rsid w:val="00BB01F6"/>
    <w:rsid w:val="00BB0B2E"/>
    <w:rsid w:val="00BB0DBE"/>
    <w:rsid w:val="00BB0F6F"/>
    <w:rsid w:val="00BB19CD"/>
    <w:rsid w:val="00BB1C92"/>
    <w:rsid w:val="00BB1D4D"/>
    <w:rsid w:val="00BB5290"/>
    <w:rsid w:val="00BB5EF0"/>
    <w:rsid w:val="00BB67E8"/>
    <w:rsid w:val="00BB6D50"/>
    <w:rsid w:val="00BC0578"/>
    <w:rsid w:val="00BC06B9"/>
    <w:rsid w:val="00BC1425"/>
    <w:rsid w:val="00BC1A90"/>
    <w:rsid w:val="00BC1CD5"/>
    <w:rsid w:val="00BC20A1"/>
    <w:rsid w:val="00BC23CB"/>
    <w:rsid w:val="00BC3244"/>
    <w:rsid w:val="00BC3A22"/>
    <w:rsid w:val="00BC48CF"/>
    <w:rsid w:val="00BC4ABC"/>
    <w:rsid w:val="00BC4C3B"/>
    <w:rsid w:val="00BC5057"/>
    <w:rsid w:val="00BC5BCF"/>
    <w:rsid w:val="00BC6858"/>
    <w:rsid w:val="00BC72EE"/>
    <w:rsid w:val="00BC7D96"/>
    <w:rsid w:val="00BC7F63"/>
    <w:rsid w:val="00BD008A"/>
    <w:rsid w:val="00BD029F"/>
    <w:rsid w:val="00BD05BF"/>
    <w:rsid w:val="00BD0D25"/>
    <w:rsid w:val="00BD0D77"/>
    <w:rsid w:val="00BD1AC6"/>
    <w:rsid w:val="00BD1CD8"/>
    <w:rsid w:val="00BD23C0"/>
    <w:rsid w:val="00BD403C"/>
    <w:rsid w:val="00BD6013"/>
    <w:rsid w:val="00BD736C"/>
    <w:rsid w:val="00BD76EB"/>
    <w:rsid w:val="00BD791F"/>
    <w:rsid w:val="00BE0302"/>
    <w:rsid w:val="00BE0D5A"/>
    <w:rsid w:val="00BE16C5"/>
    <w:rsid w:val="00BE23E7"/>
    <w:rsid w:val="00BE33A9"/>
    <w:rsid w:val="00BE34CD"/>
    <w:rsid w:val="00BE3826"/>
    <w:rsid w:val="00BE4391"/>
    <w:rsid w:val="00BE517C"/>
    <w:rsid w:val="00BE5E01"/>
    <w:rsid w:val="00BE6035"/>
    <w:rsid w:val="00BE627D"/>
    <w:rsid w:val="00BE72F0"/>
    <w:rsid w:val="00BE73A9"/>
    <w:rsid w:val="00BE7AF0"/>
    <w:rsid w:val="00BF05E6"/>
    <w:rsid w:val="00BF1A4E"/>
    <w:rsid w:val="00BF1AA5"/>
    <w:rsid w:val="00BF213A"/>
    <w:rsid w:val="00BF283C"/>
    <w:rsid w:val="00BF3774"/>
    <w:rsid w:val="00BF4524"/>
    <w:rsid w:val="00BF47E5"/>
    <w:rsid w:val="00BF495A"/>
    <w:rsid w:val="00BF6FC8"/>
    <w:rsid w:val="00BF7728"/>
    <w:rsid w:val="00BF7F84"/>
    <w:rsid w:val="00C01AF6"/>
    <w:rsid w:val="00C02FAB"/>
    <w:rsid w:val="00C03889"/>
    <w:rsid w:val="00C038C8"/>
    <w:rsid w:val="00C06534"/>
    <w:rsid w:val="00C07E98"/>
    <w:rsid w:val="00C10351"/>
    <w:rsid w:val="00C107EA"/>
    <w:rsid w:val="00C11568"/>
    <w:rsid w:val="00C11FB6"/>
    <w:rsid w:val="00C12C07"/>
    <w:rsid w:val="00C12D8C"/>
    <w:rsid w:val="00C134E9"/>
    <w:rsid w:val="00C13A03"/>
    <w:rsid w:val="00C13C33"/>
    <w:rsid w:val="00C147BD"/>
    <w:rsid w:val="00C15115"/>
    <w:rsid w:val="00C17563"/>
    <w:rsid w:val="00C177E6"/>
    <w:rsid w:val="00C1791F"/>
    <w:rsid w:val="00C21902"/>
    <w:rsid w:val="00C223CB"/>
    <w:rsid w:val="00C23415"/>
    <w:rsid w:val="00C237E6"/>
    <w:rsid w:val="00C24BFD"/>
    <w:rsid w:val="00C25559"/>
    <w:rsid w:val="00C256E2"/>
    <w:rsid w:val="00C25701"/>
    <w:rsid w:val="00C25D5C"/>
    <w:rsid w:val="00C26264"/>
    <w:rsid w:val="00C26871"/>
    <w:rsid w:val="00C26FB2"/>
    <w:rsid w:val="00C276C1"/>
    <w:rsid w:val="00C3020E"/>
    <w:rsid w:val="00C30C13"/>
    <w:rsid w:val="00C3118A"/>
    <w:rsid w:val="00C31A92"/>
    <w:rsid w:val="00C3251A"/>
    <w:rsid w:val="00C32841"/>
    <w:rsid w:val="00C32849"/>
    <w:rsid w:val="00C32AAD"/>
    <w:rsid w:val="00C363D7"/>
    <w:rsid w:val="00C37027"/>
    <w:rsid w:val="00C37763"/>
    <w:rsid w:val="00C37E3E"/>
    <w:rsid w:val="00C40EE8"/>
    <w:rsid w:val="00C41023"/>
    <w:rsid w:val="00C4203A"/>
    <w:rsid w:val="00C42DA8"/>
    <w:rsid w:val="00C43BDB"/>
    <w:rsid w:val="00C45188"/>
    <w:rsid w:val="00C45A36"/>
    <w:rsid w:val="00C47367"/>
    <w:rsid w:val="00C50907"/>
    <w:rsid w:val="00C51A16"/>
    <w:rsid w:val="00C52905"/>
    <w:rsid w:val="00C53BA6"/>
    <w:rsid w:val="00C53C07"/>
    <w:rsid w:val="00C5465C"/>
    <w:rsid w:val="00C55F92"/>
    <w:rsid w:val="00C568C2"/>
    <w:rsid w:val="00C6000F"/>
    <w:rsid w:val="00C6100B"/>
    <w:rsid w:val="00C61305"/>
    <w:rsid w:val="00C615F2"/>
    <w:rsid w:val="00C615F3"/>
    <w:rsid w:val="00C61E72"/>
    <w:rsid w:val="00C632FD"/>
    <w:rsid w:val="00C6363C"/>
    <w:rsid w:val="00C64AAD"/>
    <w:rsid w:val="00C668D1"/>
    <w:rsid w:val="00C66D18"/>
    <w:rsid w:val="00C671BB"/>
    <w:rsid w:val="00C679FF"/>
    <w:rsid w:val="00C67FF7"/>
    <w:rsid w:val="00C70226"/>
    <w:rsid w:val="00C70563"/>
    <w:rsid w:val="00C719AC"/>
    <w:rsid w:val="00C72310"/>
    <w:rsid w:val="00C727AC"/>
    <w:rsid w:val="00C72B79"/>
    <w:rsid w:val="00C72DEC"/>
    <w:rsid w:val="00C73371"/>
    <w:rsid w:val="00C7340E"/>
    <w:rsid w:val="00C738A6"/>
    <w:rsid w:val="00C73CF1"/>
    <w:rsid w:val="00C7484F"/>
    <w:rsid w:val="00C74FC5"/>
    <w:rsid w:val="00C7616B"/>
    <w:rsid w:val="00C771E9"/>
    <w:rsid w:val="00C778E3"/>
    <w:rsid w:val="00C77F77"/>
    <w:rsid w:val="00C805E4"/>
    <w:rsid w:val="00C80BA3"/>
    <w:rsid w:val="00C81381"/>
    <w:rsid w:val="00C815FA"/>
    <w:rsid w:val="00C8282B"/>
    <w:rsid w:val="00C82CA3"/>
    <w:rsid w:val="00C82CD3"/>
    <w:rsid w:val="00C830F5"/>
    <w:rsid w:val="00C83824"/>
    <w:rsid w:val="00C85461"/>
    <w:rsid w:val="00C858D1"/>
    <w:rsid w:val="00C86F1A"/>
    <w:rsid w:val="00C87E92"/>
    <w:rsid w:val="00C87FD2"/>
    <w:rsid w:val="00C9068C"/>
    <w:rsid w:val="00C90B26"/>
    <w:rsid w:val="00C91EA9"/>
    <w:rsid w:val="00C920F6"/>
    <w:rsid w:val="00C92C56"/>
    <w:rsid w:val="00C92E4E"/>
    <w:rsid w:val="00C930B3"/>
    <w:rsid w:val="00C945DA"/>
    <w:rsid w:val="00C94F72"/>
    <w:rsid w:val="00C952D9"/>
    <w:rsid w:val="00C9636C"/>
    <w:rsid w:val="00C968C8"/>
    <w:rsid w:val="00C968DC"/>
    <w:rsid w:val="00C9692F"/>
    <w:rsid w:val="00C97A56"/>
    <w:rsid w:val="00CA138E"/>
    <w:rsid w:val="00CA1869"/>
    <w:rsid w:val="00CA18DC"/>
    <w:rsid w:val="00CA1F37"/>
    <w:rsid w:val="00CA24D2"/>
    <w:rsid w:val="00CA2A86"/>
    <w:rsid w:val="00CA2DFE"/>
    <w:rsid w:val="00CA489B"/>
    <w:rsid w:val="00CA49EF"/>
    <w:rsid w:val="00CA7A7B"/>
    <w:rsid w:val="00CB06B9"/>
    <w:rsid w:val="00CB0963"/>
    <w:rsid w:val="00CB1A3F"/>
    <w:rsid w:val="00CB268D"/>
    <w:rsid w:val="00CB28FA"/>
    <w:rsid w:val="00CB2C93"/>
    <w:rsid w:val="00CB2E20"/>
    <w:rsid w:val="00CB3A79"/>
    <w:rsid w:val="00CB3EDC"/>
    <w:rsid w:val="00CB41B9"/>
    <w:rsid w:val="00CB4799"/>
    <w:rsid w:val="00CB7DC6"/>
    <w:rsid w:val="00CC0838"/>
    <w:rsid w:val="00CC2CC2"/>
    <w:rsid w:val="00CC31BB"/>
    <w:rsid w:val="00CC351A"/>
    <w:rsid w:val="00CC47BD"/>
    <w:rsid w:val="00CC4A68"/>
    <w:rsid w:val="00CC55F9"/>
    <w:rsid w:val="00CC5ACE"/>
    <w:rsid w:val="00CC5EAA"/>
    <w:rsid w:val="00CC6566"/>
    <w:rsid w:val="00CC7BF2"/>
    <w:rsid w:val="00CD139F"/>
    <w:rsid w:val="00CD3ED2"/>
    <w:rsid w:val="00CD4F9D"/>
    <w:rsid w:val="00CD5229"/>
    <w:rsid w:val="00CD61FA"/>
    <w:rsid w:val="00CD6463"/>
    <w:rsid w:val="00CD734C"/>
    <w:rsid w:val="00CD734D"/>
    <w:rsid w:val="00CD771B"/>
    <w:rsid w:val="00CE04FD"/>
    <w:rsid w:val="00CE0975"/>
    <w:rsid w:val="00CE1489"/>
    <w:rsid w:val="00CE1751"/>
    <w:rsid w:val="00CE18CD"/>
    <w:rsid w:val="00CE2A02"/>
    <w:rsid w:val="00CE2F9F"/>
    <w:rsid w:val="00CE304F"/>
    <w:rsid w:val="00CE3F78"/>
    <w:rsid w:val="00CE460B"/>
    <w:rsid w:val="00CE49A9"/>
    <w:rsid w:val="00CE4A6F"/>
    <w:rsid w:val="00CE4DDB"/>
    <w:rsid w:val="00CE6682"/>
    <w:rsid w:val="00CE6D14"/>
    <w:rsid w:val="00CE6D42"/>
    <w:rsid w:val="00CE7A6F"/>
    <w:rsid w:val="00CE7D59"/>
    <w:rsid w:val="00CE7EFC"/>
    <w:rsid w:val="00CF0AB4"/>
    <w:rsid w:val="00CF1549"/>
    <w:rsid w:val="00CF30BC"/>
    <w:rsid w:val="00CF3ABD"/>
    <w:rsid w:val="00CF505D"/>
    <w:rsid w:val="00CF5F4A"/>
    <w:rsid w:val="00CF6261"/>
    <w:rsid w:val="00CF6E81"/>
    <w:rsid w:val="00D00CF8"/>
    <w:rsid w:val="00D027CD"/>
    <w:rsid w:val="00D02F5F"/>
    <w:rsid w:val="00D03C1E"/>
    <w:rsid w:val="00D0476D"/>
    <w:rsid w:val="00D0494E"/>
    <w:rsid w:val="00D04C58"/>
    <w:rsid w:val="00D054A6"/>
    <w:rsid w:val="00D055B1"/>
    <w:rsid w:val="00D05E83"/>
    <w:rsid w:val="00D0671B"/>
    <w:rsid w:val="00D07DD7"/>
    <w:rsid w:val="00D11325"/>
    <w:rsid w:val="00D11E80"/>
    <w:rsid w:val="00D12D3C"/>
    <w:rsid w:val="00D14E0C"/>
    <w:rsid w:val="00D16984"/>
    <w:rsid w:val="00D16DA3"/>
    <w:rsid w:val="00D205B5"/>
    <w:rsid w:val="00D2062F"/>
    <w:rsid w:val="00D20E6B"/>
    <w:rsid w:val="00D21535"/>
    <w:rsid w:val="00D21CE1"/>
    <w:rsid w:val="00D22219"/>
    <w:rsid w:val="00D2283F"/>
    <w:rsid w:val="00D2336A"/>
    <w:rsid w:val="00D23661"/>
    <w:rsid w:val="00D23CAA"/>
    <w:rsid w:val="00D240A1"/>
    <w:rsid w:val="00D24C19"/>
    <w:rsid w:val="00D2526F"/>
    <w:rsid w:val="00D258A3"/>
    <w:rsid w:val="00D25CA6"/>
    <w:rsid w:val="00D26397"/>
    <w:rsid w:val="00D26DF2"/>
    <w:rsid w:val="00D277D1"/>
    <w:rsid w:val="00D318E6"/>
    <w:rsid w:val="00D31932"/>
    <w:rsid w:val="00D31B23"/>
    <w:rsid w:val="00D323E7"/>
    <w:rsid w:val="00D329E2"/>
    <w:rsid w:val="00D33817"/>
    <w:rsid w:val="00D33F4D"/>
    <w:rsid w:val="00D35D22"/>
    <w:rsid w:val="00D37FBA"/>
    <w:rsid w:val="00D40132"/>
    <w:rsid w:val="00D4028C"/>
    <w:rsid w:val="00D40758"/>
    <w:rsid w:val="00D41276"/>
    <w:rsid w:val="00D422FE"/>
    <w:rsid w:val="00D43622"/>
    <w:rsid w:val="00D43AF9"/>
    <w:rsid w:val="00D44520"/>
    <w:rsid w:val="00D45799"/>
    <w:rsid w:val="00D45D31"/>
    <w:rsid w:val="00D4602A"/>
    <w:rsid w:val="00D46FCC"/>
    <w:rsid w:val="00D470C1"/>
    <w:rsid w:val="00D509CE"/>
    <w:rsid w:val="00D511EE"/>
    <w:rsid w:val="00D515F4"/>
    <w:rsid w:val="00D51804"/>
    <w:rsid w:val="00D5253A"/>
    <w:rsid w:val="00D538BC"/>
    <w:rsid w:val="00D54F3D"/>
    <w:rsid w:val="00D558DB"/>
    <w:rsid w:val="00D564A9"/>
    <w:rsid w:val="00D57F8F"/>
    <w:rsid w:val="00D61663"/>
    <w:rsid w:val="00D618ED"/>
    <w:rsid w:val="00D61BB3"/>
    <w:rsid w:val="00D61EF9"/>
    <w:rsid w:val="00D62CD0"/>
    <w:rsid w:val="00D6309B"/>
    <w:rsid w:val="00D6313E"/>
    <w:rsid w:val="00D635B8"/>
    <w:rsid w:val="00D638A3"/>
    <w:rsid w:val="00D63E92"/>
    <w:rsid w:val="00D64D93"/>
    <w:rsid w:val="00D6523B"/>
    <w:rsid w:val="00D66C31"/>
    <w:rsid w:val="00D67FE7"/>
    <w:rsid w:val="00D70619"/>
    <w:rsid w:val="00D70702"/>
    <w:rsid w:val="00D70DD3"/>
    <w:rsid w:val="00D71A6F"/>
    <w:rsid w:val="00D71D49"/>
    <w:rsid w:val="00D72039"/>
    <w:rsid w:val="00D72345"/>
    <w:rsid w:val="00D74177"/>
    <w:rsid w:val="00D747F7"/>
    <w:rsid w:val="00D74C1E"/>
    <w:rsid w:val="00D80475"/>
    <w:rsid w:val="00D8078B"/>
    <w:rsid w:val="00D80D21"/>
    <w:rsid w:val="00D80F16"/>
    <w:rsid w:val="00D81EBF"/>
    <w:rsid w:val="00D8236C"/>
    <w:rsid w:val="00D82B29"/>
    <w:rsid w:val="00D83CAA"/>
    <w:rsid w:val="00D84464"/>
    <w:rsid w:val="00D84E28"/>
    <w:rsid w:val="00D85B2D"/>
    <w:rsid w:val="00D86253"/>
    <w:rsid w:val="00D8627E"/>
    <w:rsid w:val="00D8650C"/>
    <w:rsid w:val="00D87B3A"/>
    <w:rsid w:val="00D87E15"/>
    <w:rsid w:val="00D87E39"/>
    <w:rsid w:val="00D9002A"/>
    <w:rsid w:val="00D9058F"/>
    <w:rsid w:val="00D9246E"/>
    <w:rsid w:val="00D92CB5"/>
    <w:rsid w:val="00D9333E"/>
    <w:rsid w:val="00D96115"/>
    <w:rsid w:val="00D9755A"/>
    <w:rsid w:val="00D97A77"/>
    <w:rsid w:val="00D97E5F"/>
    <w:rsid w:val="00DA0099"/>
    <w:rsid w:val="00DA0896"/>
    <w:rsid w:val="00DA11B6"/>
    <w:rsid w:val="00DA1B00"/>
    <w:rsid w:val="00DA23D4"/>
    <w:rsid w:val="00DA2B26"/>
    <w:rsid w:val="00DA2C58"/>
    <w:rsid w:val="00DA3FFD"/>
    <w:rsid w:val="00DA5A15"/>
    <w:rsid w:val="00DA63C5"/>
    <w:rsid w:val="00DB13B8"/>
    <w:rsid w:val="00DB31A6"/>
    <w:rsid w:val="00DB376F"/>
    <w:rsid w:val="00DB5631"/>
    <w:rsid w:val="00DB5BB8"/>
    <w:rsid w:val="00DB6048"/>
    <w:rsid w:val="00DB6A72"/>
    <w:rsid w:val="00DB796C"/>
    <w:rsid w:val="00DB7FDD"/>
    <w:rsid w:val="00DC2381"/>
    <w:rsid w:val="00DC261C"/>
    <w:rsid w:val="00DC2AA5"/>
    <w:rsid w:val="00DC4557"/>
    <w:rsid w:val="00DC460D"/>
    <w:rsid w:val="00DC56F6"/>
    <w:rsid w:val="00DC635A"/>
    <w:rsid w:val="00DC6D0D"/>
    <w:rsid w:val="00DC71DD"/>
    <w:rsid w:val="00DC79F1"/>
    <w:rsid w:val="00DD02F4"/>
    <w:rsid w:val="00DD2782"/>
    <w:rsid w:val="00DD2D8E"/>
    <w:rsid w:val="00DD2E97"/>
    <w:rsid w:val="00DD415A"/>
    <w:rsid w:val="00DD501D"/>
    <w:rsid w:val="00DD54A4"/>
    <w:rsid w:val="00DD590E"/>
    <w:rsid w:val="00DD5FE4"/>
    <w:rsid w:val="00DD60A7"/>
    <w:rsid w:val="00DD7041"/>
    <w:rsid w:val="00DE0724"/>
    <w:rsid w:val="00DE07FA"/>
    <w:rsid w:val="00DE0CFE"/>
    <w:rsid w:val="00DE1359"/>
    <w:rsid w:val="00DE395B"/>
    <w:rsid w:val="00DE4826"/>
    <w:rsid w:val="00DE487A"/>
    <w:rsid w:val="00DE4D22"/>
    <w:rsid w:val="00DE5E68"/>
    <w:rsid w:val="00DE623C"/>
    <w:rsid w:val="00DE6485"/>
    <w:rsid w:val="00DE6A87"/>
    <w:rsid w:val="00DE78AD"/>
    <w:rsid w:val="00DE7D99"/>
    <w:rsid w:val="00DF0C22"/>
    <w:rsid w:val="00DF0E62"/>
    <w:rsid w:val="00DF15B0"/>
    <w:rsid w:val="00DF1C4F"/>
    <w:rsid w:val="00DF2044"/>
    <w:rsid w:val="00DF239F"/>
    <w:rsid w:val="00DF2707"/>
    <w:rsid w:val="00DF3AA5"/>
    <w:rsid w:val="00DF4233"/>
    <w:rsid w:val="00DF5504"/>
    <w:rsid w:val="00DF6206"/>
    <w:rsid w:val="00DF645D"/>
    <w:rsid w:val="00DF661E"/>
    <w:rsid w:val="00DF66A6"/>
    <w:rsid w:val="00DF73C7"/>
    <w:rsid w:val="00E015AB"/>
    <w:rsid w:val="00E016E7"/>
    <w:rsid w:val="00E01898"/>
    <w:rsid w:val="00E0319F"/>
    <w:rsid w:val="00E037A7"/>
    <w:rsid w:val="00E03B15"/>
    <w:rsid w:val="00E055EB"/>
    <w:rsid w:val="00E063D7"/>
    <w:rsid w:val="00E06C4F"/>
    <w:rsid w:val="00E11F54"/>
    <w:rsid w:val="00E1268A"/>
    <w:rsid w:val="00E13140"/>
    <w:rsid w:val="00E13860"/>
    <w:rsid w:val="00E14421"/>
    <w:rsid w:val="00E16F72"/>
    <w:rsid w:val="00E17E17"/>
    <w:rsid w:val="00E22D75"/>
    <w:rsid w:val="00E2387E"/>
    <w:rsid w:val="00E24E54"/>
    <w:rsid w:val="00E25716"/>
    <w:rsid w:val="00E26983"/>
    <w:rsid w:val="00E27FB6"/>
    <w:rsid w:val="00E30874"/>
    <w:rsid w:val="00E3100C"/>
    <w:rsid w:val="00E31012"/>
    <w:rsid w:val="00E310F5"/>
    <w:rsid w:val="00E318FC"/>
    <w:rsid w:val="00E3331C"/>
    <w:rsid w:val="00E33459"/>
    <w:rsid w:val="00E3359A"/>
    <w:rsid w:val="00E357EC"/>
    <w:rsid w:val="00E35890"/>
    <w:rsid w:val="00E35B13"/>
    <w:rsid w:val="00E404E8"/>
    <w:rsid w:val="00E409F3"/>
    <w:rsid w:val="00E40ECC"/>
    <w:rsid w:val="00E4163C"/>
    <w:rsid w:val="00E425D6"/>
    <w:rsid w:val="00E42935"/>
    <w:rsid w:val="00E4490F"/>
    <w:rsid w:val="00E44B20"/>
    <w:rsid w:val="00E45F74"/>
    <w:rsid w:val="00E4625E"/>
    <w:rsid w:val="00E46EC5"/>
    <w:rsid w:val="00E47EBE"/>
    <w:rsid w:val="00E52510"/>
    <w:rsid w:val="00E52780"/>
    <w:rsid w:val="00E532AC"/>
    <w:rsid w:val="00E53EF7"/>
    <w:rsid w:val="00E548C9"/>
    <w:rsid w:val="00E54B83"/>
    <w:rsid w:val="00E55BA7"/>
    <w:rsid w:val="00E55DB7"/>
    <w:rsid w:val="00E55FCF"/>
    <w:rsid w:val="00E56C3C"/>
    <w:rsid w:val="00E57963"/>
    <w:rsid w:val="00E57D9A"/>
    <w:rsid w:val="00E608C1"/>
    <w:rsid w:val="00E60FBA"/>
    <w:rsid w:val="00E61AD9"/>
    <w:rsid w:val="00E62F0C"/>
    <w:rsid w:val="00E63F71"/>
    <w:rsid w:val="00E654B3"/>
    <w:rsid w:val="00E65C5C"/>
    <w:rsid w:val="00E66997"/>
    <w:rsid w:val="00E67DE9"/>
    <w:rsid w:val="00E67FFB"/>
    <w:rsid w:val="00E707EC"/>
    <w:rsid w:val="00E712DF"/>
    <w:rsid w:val="00E73258"/>
    <w:rsid w:val="00E732AA"/>
    <w:rsid w:val="00E741A9"/>
    <w:rsid w:val="00E7536D"/>
    <w:rsid w:val="00E75D1D"/>
    <w:rsid w:val="00E76398"/>
    <w:rsid w:val="00E76EAD"/>
    <w:rsid w:val="00E77313"/>
    <w:rsid w:val="00E77579"/>
    <w:rsid w:val="00E80754"/>
    <w:rsid w:val="00E80F55"/>
    <w:rsid w:val="00E813D3"/>
    <w:rsid w:val="00E82B86"/>
    <w:rsid w:val="00E82C72"/>
    <w:rsid w:val="00E8354A"/>
    <w:rsid w:val="00E83AC3"/>
    <w:rsid w:val="00E83F3B"/>
    <w:rsid w:val="00E84061"/>
    <w:rsid w:val="00E841C8"/>
    <w:rsid w:val="00E84635"/>
    <w:rsid w:val="00E84F54"/>
    <w:rsid w:val="00E84F68"/>
    <w:rsid w:val="00E8537D"/>
    <w:rsid w:val="00E8639C"/>
    <w:rsid w:val="00E864E4"/>
    <w:rsid w:val="00E86599"/>
    <w:rsid w:val="00E86AE6"/>
    <w:rsid w:val="00E86BAC"/>
    <w:rsid w:val="00E9006B"/>
    <w:rsid w:val="00E904ED"/>
    <w:rsid w:val="00E90949"/>
    <w:rsid w:val="00E90B36"/>
    <w:rsid w:val="00E91DB8"/>
    <w:rsid w:val="00E91F51"/>
    <w:rsid w:val="00E9254A"/>
    <w:rsid w:val="00E93278"/>
    <w:rsid w:val="00E93594"/>
    <w:rsid w:val="00E93B90"/>
    <w:rsid w:val="00E950F9"/>
    <w:rsid w:val="00E95775"/>
    <w:rsid w:val="00E9597F"/>
    <w:rsid w:val="00E95D2A"/>
    <w:rsid w:val="00E96CAE"/>
    <w:rsid w:val="00E9757D"/>
    <w:rsid w:val="00E97CFC"/>
    <w:rsid w:val="00E97D60"/>
    <w:rsid w:val="00EA00AB"/>
    <w:rsid w:val="00EA31CB"/>
    <w:rsid w:val="00EA38CB"/>
    <w:rsid w:val="00EA4634"/>
    <w:rsid w:val="00EA4B3D"/>
    <w:rsid w:val="00EA4EFA"/>
    <w:rsid w:val="00EA5483"/>
    <w:rsid w:val="00EB12E7"/>
    <w:rsid w:val="00EB1960"/>
    <w:rsid w:val="00EB1B15"/>
    <w:rsid w:val="00EB2E5D"/>
    <w:rsid w:val="00EB318A"/>
    <w:rsid w:val="00EB385E"/>
    <w:rsid w:val="00EB456A"/>
    <w:rsid w:val="00EB4858"/>
    <w:rsid w:val="00EB6EB7"/>
    <w:rsid w:val="00EB7B82"/>
    <w:rsid w:val="00EC0513"/>
    <w:rsid w:val="00EC17CD"/>
    <w:rsid w:val="00EC1C74"/>
    <w:rsid w:val="00EC2515"/>
    <w:rsid w:val="00EC25CA"/>
    <w:rsid w:val="00EC2E16"/>
    <w:rsid w:val="00EC3810"/>
    <w:rsid w:val="00EC3ABE"/>
    <w:rsid w:val="00EC477F"/>
    <w:rsid w:val="00EC4D15"/>
    <w:rsid w:val="00EC7919"/>
    <w:rsid w:val="00ED1802"/>
    <w:rsid w:val="00ED4443"/>
    <w:rsid w:val="00ED5187"/>
    <w:rsid w:val="00ED523D"/>
    <w:rsid w:val="00ED53AD"/>
    <w:rsid w:val="00EE0257"/>
    <w:rsid w:val="00EE096A"/>
    <w:rsid w:val="00EE0BE1"/>
    <w:rsid w:val="00EE3BA4"/>
    <w:rsid w:val="00EE436D"/>
    <w:rsid w:val="00EE5BB6"/>
    <w:rsid w:val="00EE619F"/>
    <w:rsid w:val="00EE704E"/>
    <w:rsid w:val="00EE7985"/>
    <w:rsid w:val="00EF0204"/>
    <w:rsid w:val="00EF0291"/>
    <w:rsid w:val="00EF08DD"/>
    <w:rsid w:val="00EF09EE"/>
    <w:rsid w:val="00EF1468"/>
    <w:rsid w:val="00EF1A22"/>
    <w:rsid w:val="00EF1A60"/>
    <w:rsid w:val="00EF2D16"/>
    <w:rsid w:val="00EF34E7"/>
    <w:rsid w:val="00EF3C94"/>
    <w:rsid w:val="00EF46FD"/>
    <w:rsid w:val="00EF4865"/>
    <w:rsid w:val="00EF4AD2"/>
    <w:rsid w:val="00EF6351"/>
    <w:rsid w:val="00EF651A"/>
    <w:rsid w:val="00EF6897"/>
    <w:rsid w:val="00EF68D9"/>
    <w:rsid w:val="00F003D8"/>
    <w:rsid w:val="00F00B7C"/>
    <w:rsid w:val="00F01107"/>
    <w:rsid w:val="00F0170F"/>
    <w:rsid w:val="00F02093"/>
    <w:rsid w:val="00F023ED"/>
    <w:rsid w:val="00F0454A"/>
    <w:rsid w:val="00F052A3"/>
    <w:rsid w:val="00F05D32"/>
    <w:rsid w:val="00F05FA7"/>
    <w:rsid w:val="00F067DA"/>
    <w:rsid w:val="00F06E8F"/>
    <w:rsid w:val="00F07691"/>
    <w:rsid w:val="00F076DE"/>
    <w:rsid w:val="00F07B65"/>
    <w:rsid w:val="00F10282"/>
    <w:rsid w:val="00F10323"/>
    <w:rsid w:val="00F104C4"/>
    <w:rsid w:val="00F10894"/>
    <w:rsid w:val="00F10F42"/>
    <w:rsid w:val="00F124BC"/>
    <w:rsid w:val="00F151FE"/>
    <w:rsid w:val="00F15663"/>
    <w:rsid w:val="00F16450"/>
    <w:rsid w:val="00F16F79"/>
    <w:rsid w:val="00F17907"/>
    <w:rsid w:val="00F17A01"/>
    <w:rsid w:val="00F200C9"/>
    <w:rsid w:val="00F21339"/>
    <w:rsid w:val="00F22EA9"/>
    <w:rsid w:val="00F231F5"/>
    <w:rsid w:val="00F232D6"/>
    <w:rsid w:val="00F233C2"/>
    <w:rsid w:val="00F23A58"/>
    <w:rsid w:val="00F241E0"/>
    <w:rsid w:val="00F24680"/>
    <w:rsid w:val="00F2483E"/>
    <w:rsid w:val="00F24D46"/>
    <w:rsid w:val="00F2579F"/>
    <w:rsid w:val="00F26481"/>
    <w:rsid w:val="00F304F4"/>
    <w:rsid w:val="00F308F2"/>
    <w:rsid w:val="00F30EEF"/>
    <w:rsid w:val="00F31126"/>
    <w:rsid w:val="00F31700"/>
    <w:rsid w:val="00F32A66"/>
    <w:rsid w:val="00F3364E"/>
    <w:rsid w:val="00F3402A"/>
    <w:rsid w:val="00F34E4E"/>
    <w:rsid w:val="00F353D8"/>
    <w:rsid w:val="00F357A9"/>
    <w:rsid w:val="00F36302"/>
    <w:rsid w:val="00F36346"/>
    <w:rsid w:val="00F36897"/>
    <w:rsid w:val="00F36999"/>
    <w:rsid w:val="00F36AC9"/>
    <w:rsid w:val="00F36DFC"/>
    <w:rsid w:val="00F37AE8"/>
    <w:rsid w:val="00F37B3B"/>
    <w:rsid w:val="00F403DB"/>
    <w:rsid w:val="00F4070C"/>
    <w:rsid w:val="00F41411"/>
    <w:rsid w:val="00F4153F"/>
    <w:rsid w:val="00F415E3"/>
    <w:rsid w:val="00F41618"/>
    <w:rsid w:val="00F41917"/>
    <w:rsid w:val="00F432E6"/>
    <w:rsid w:val="00F43585"/>
    <w:rsid w:val="00F4375E"/>
    <w:rsid w:val="00F44F06"/>
    <w:rsid w:val="00F51CEC"/>
    <w:rsid w:val="00F52BB1"/>
    <w:rsid w:val="00F53501"/>
    <w:rsid w:val="00F539B3"/>
    <w:rsid w:val="00F54092"/>
    <w:rsid w:val="00F543BC"/>
    <w:rsid w:val="00F54895"/>
    <w:rsid w:val="00F55348"/>
    <w:rsid w:val="00F562C3"/>
    <w:rsid w:val="00F567D8"/>
    <w:rsid w:val="00F56E2F"/>
    <w:rsid w:val="00F57502"/>
    <w:rsid w:val="00F57879"/>
    <w:rsid w:val="00F6039B"/>
    <w:rsid w:val="00F606D3"/>
    <w:rsid w:val="00F61D52"/>
    <w:rsid w:val="00F61EC1"/>
    <w:rsid w:val="00F64309"/>
    <w:rsid w:val="00F643C2"/>
    <w:rsid w:val="00F65171"/>
    <w:rsid w:val="00F65320"/>
    <w:rsid w:val="00F663D4"/>
    <w:rsid w:val="00F664CF"/>
    <w:rsid w:val="00F66CDD"/>
    <w:rsid w:val="00F70CB9"/>
    <w:rsid w:val="00F70E14"/>
    <w:rsid w:val="00F7104A"/>
    <w:rsid w:val="00F712A3"/>
    <w:rsid w:val="00F718E7"/>
    <w:rsid w:val="00F72483"/>
    <w:rsid w:val="00F72624"/>
    <w:rsid w:val="00F732C1"/>
    <w:rsid w:val="00F74613"/>
    <w:rsid w:val="00F74AAC"/>
    <w:rsid w:val="00F75DCF"/>
    <w:rsid w:val="00F75F2B"/>
    <w:rsid w:val="00F76FF8"/>
    <w:rsid w:val="00F778CB"/>
    <w:rsid w:val="00F77F6F"/>
    <w:rsid w:val="00F81B2B"/>
    <w:rsid w:val="00F8396D"/>
    <w:rsid w:val="00F83CE0"/>
    <w:rsid w:val="00F84116"/>
    <w:rsid w:val="00F84160"/>
    <w:rsid w:val="00F84322"/>
    <w:rsid w:val="00F84D3C"/>
    <w:rsid w:val="00F85150"/>
    <w:rsid w:val="00F854A4"/>
    <w:rsid w:val="00F86717"/>
    <w:rsid w:val="00F96691"/>
    <w:rsid w:val="00F96692"/>
    <w:rsid w:val="00F97420"/>
    <w:rsid w:val="00F97650"/>
    <w:rsid w:val="00FA084B"/>
    <w:rsid w:val="00FA14CE"/>
    <w:rsid w:val="00FA3449"/>
    <w:rsid w:val="00FA3B93"/>
    <w:rsid w:val="00FA488F"/>
    <w:rsid w:val="00FA4ADD"/>
    <w:rsid w:val="00FA5A2E"/>
    <w:rsid w:val="00FA6E3D"/>
    <w:rsid w:val="00FB09A1"/>
    <w:rsid w:val="00FB0B62"/>
    <w:rsid w:val="00FB0E52"/>
    <w:rsid w:val="00FB10F0"/>
    <w:rsid w:val="00FB253C"/>
    <w:rsid w:val="00FB2BCA"/>
    <w:rsid w:val="00FB31C7"/>
    <w:rsid w:val="00FB4892"/>
    <w:rsid w:val="00FB4E18"/>
    <w:rsid w:val="00FB742F"/>
    <w:rsid w:val="00FB7988"/>
    <w:rsid w:val="00FC01A4"/>
    <w:rsid w:val="00FC2399"/>
    <w:rsid w:val="00FC2C14"/>
    <w:rsid w:val="00FC4737"/>
    <w:rsid w:val="00FC4B22"/>
    <w:rsid w:val="00FC5A31"/>
    <w:rsid w:val="00FC5E1B"/>
    <w:rsid w:val="00FC69BB"/>
    <w:rsid w:val="00FC732D"/>
    <w:rsid w:val="00FC7B20"/>
    <w:rsid w:val="00FD04A4"/>
    <w:rsid w:val="00FD0A9F"/>
    <w:rsid w:val="00FD0D05"/>
    <w:rsid w:val="00FD26CC"/>
    <w:rsid w:val="00FD26D2"/>
    <w:rsid w:val="00FD2768"/>
    <w:rsid w:val="00FD2D6B"/>
    <w:rsid w:val="00FD325F"/>
    <w:rsid w:val="00FD3262"/>
    <w:rsid w:val="00FD3513"/>
    <w:rsid w:val="00FD396B"/>
    <w:rsid w:val="00FD3D03"/>
    <w:rsid w:val="00FD482F"/>
    <w:rsid w:val="00FD4A5B"/>
    <w:rsid w:val="00FD76C7"/>
    <w:rsid w:val="00FD7895"/>
    <w:rsid w:val="00FD7FE0"/>
    <w:rsid w:val="00FE0D29"/>
    <w:rsid w:val="00FE250A"/>
    <w:rsid w:val="00FE29FD"/>
    <w:rsid w:val="00FE2F2E"/>
    <w:rsid w:val="00FE2FBE"/>
    <w:rsid w:val="00FE4128"/>
    <w:rsid w:val="00FE41CB"/>
    <w:rsid w:val="00FE75C5"/>
    <w:rsid w:val="00FF027D"/>
    <w:rsid w:val="00FF12C4"/>
    <w:rsid w:val="00FF216F"/>
    <w:rsid w:val="00FF23B3"/>
    <w:rsid w:val="00FF285F"/>
    <w:rsid w:val="00FF2D3F"/>
    <w:rsid w:val="00FF40B4"/>
    <w:rsid w:val="00FF4D99"/>
    <w:rsid w:val="00FF4F06"/>
    <w:rsid w:val="00FF5175"/>
    <w:rsid w:val="00FF6522"/>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D64FFF"/>
  <w15:chartTrackingRefBased/>
  <w15:docId w15:val="{05ECE1FE-3D0D-4BDB-AD35-C88314B6F8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E" w:eastAsia="en-I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7027"/>
    <w:pPr>
      <w:spacing w:line="480" w:lineRule="auto"/>
    </w:pPr>
    <w:rPr>
      <w:rFonts w:ascii="Times New Roman" w:hAnsi="Times New Roman"/>
      <w:sz w:val="24"/>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RunningTitle">
    <w:name w:val="Running Title"/>
    <w:basedOn w:val="Normal"/>
    <w:link w:val="RunningTitleChar"/>
    <w:qFormat/>
    <w:rsid w:val="00C37027"/>
    <w:rPr>
      <w:b/>
      <w:caps/>
    </w:rPr>
  </w:style>
  <w:style w:type="paragraph" w:customStyle="1" w:styleId="MainTitle">
    <w:name w:val="Main Title"/>
    <w:next w:val="Normal"/>
    <w:link w:val="MainTitleChar"/>
    <w:qFormat/>
    <w:rsid w:val="00C37027"/>
    <w:pPr>
      <w:spacing w:before="480" w:after="240"/>
    </w:pPr>
    <w:rPr>
      <w:rFonts w:ascii="Times New Roman" w:hAnsi="Times New Roman"/>
      <w:b/>
      <w:sz w:val="28"/>
      <w:szCs w:val="22"/>
      <w:lang w:eastAsia="en-US"/>
    </w:rPr>
  </w:style>
  <w:style w:type="character" w:customStyle="1" w:styleId="RunningTitleChar">
    <w:name w:val="Running Title Char"/>
    <w:link w:val="RunningTitle"/>
    <w:rsid w:val="00C37027"/>
    <w:rPr>
      <w:rFonts w:ascii="Times New Roman" w:hAnsi="Times New Roman"/>
      <w:b/>
      <w:caps/>
      <w:sz w:val="24"/>
    </w:rPr>
  </w:style>
  <w:style w:type="paragraph" w:customStyle="1" w:styleId="AuthorNames">
    <w:name w:val="Author Names"/>
    <w:next w:val="Normal"/>
    <w:link w:val="AuthorNamesChar"/>
    <w:qFormat/>
    <w:rsid w:val="00C37027"/>
    <w:pPr>
      <w:spacing w:after="240" w:line="259" w:lineRule="auto"/>
    </w:pPr>
    <w:rPr>
      <w:rFonts w:ascii="Times New Roman" w:hAnsi="Times New Roman"/>
      <w:b/>
      <w:sz w:val="24"/>
      <w:szCs w:val="22"/>
      <w:lang w:eastAsia="en-US"/>
    </w:rPr>
  </w:style>
  <w:style w:type="character" w:customStyle="1" w:styleId="MainTitleChar">
    <w:name w:val="Main Title Char"/>
    <w:link w:val="MainTitle"/>
    <w:rsid w:val="00C37027"/>
    <w:rPr>
      <w:rFonts w:ascii="Times New Roman" w:hAnsi="Times New Roman"/>
      <w:b/>
      <w:sz w:val="28"/>
    </w:rPr>
  </w:style>
  <w:style w:type="paragraph" w:customStyle="1" w:styleId="Affiliations">
    <w:name w:val="Affiliations"/>
    <w:next w:val="Normal"/>
    <w:link w:val="AffiliationsChar"/>
    <w:qFormat/>
    <w:rsid w:val="00C37027"/>
    <w:pPr>
      <w:spacing w:after="120" w:line="259" w:lineRule="auto"/>
    </w:pPr>
    <w:rPr>
      <w:rFonts w:ascii="Times New Roman" w:hAnsi="Times New Roman"/>
      <w:szCs w:val="22"/>
      <w:lang w:eastAsia="en-US"/>
    </w:rPr>
  </w:style>
  <w:style w:type="character" w:customStyle="1" w:styleId="AuthorNamesChar">
    <w:name w:val="Author Names Char"/>
    <w:link w:val="AuthorNames"/>
    <w:rsid w:val="00C37027"/>
    <w:rPr>
      <w:rFonts w:ascii="Times New Roman" w:hAnsi="Times New Roman"/>
      <w:b/>
      <w:sz w:val="24"/>
    </w:rPr>
  </w:style>
  <w:style w:type="paragraph" w:customStyle="1" w:styleId="MainHeading">
    <w:name w:val="Main Heading"/>
    <w:basedOn w:val="Normal"/>
    <w:next w:val="Normal"/>
    <w:qFormat/>
    <w:rsid w:val="00C37027"/>
    <w:pPr>
      <w:spacing w:before="480" w:after="240" w:line="240" w:lineRule="auto"/>
      <w:jc w:val="center"/>
    </w:pPr>
    <w:rPr>
      <w:b/>
    </w:rPr>
  </w:style>
  <w:style w:type="character" w:customStyle="1" w:styleId="AffiliationsChar">
    <w:name w:val="Affiliations Char"/>
    <w:link w:val="Affiliations"/>
    <w:rsid w:val="00C37027"/>
    <w:rPr>
      <w:rFonts w:ascii="Times New Roman" w:hAnsi="Times New Roman"/>
      <w:sz w:val="20"/>
    </w:rPr>
  </w:style>
  <w:style w:type="paragraph" w:customStyle="1" w:styleId="Subheadings">
    <w:name w:val="Subheadings"/>
    <w:basedOn w:val="Normal"/>
    <w:next w:val="Normal"/>
    <w:qFormat/>
    <w:rsid w:val="007211DB"/>
    <w:pPr>
      <w:spacing w:before="240" w:after="120" w:line="240" w:lineRule="auto"/>
    </w:pPr>
    <w:rPr>
      <w:b/>
      <w:sz w:val="27"/>
    </w:rPr>
  </w:style>
  <w:style w:type="paragraph" w:customStyle="1" w:styleId="Sub-subheading">
    <w:name w:val="Sub-subheading"/>
    <w:basedOn w:val="Subheadings"/>
    <w:next w:val="Normal"/>
    <w:qFormat/>
    <w:rsid w:val="00C37027"/>
    <w:pPr>
      <w:spacing w:before="120" w:after="60"/>
    </w:pPr>
    <w:rPr>
      <w:b w:val="0"/>
      <w:i/>
    </w:rPr>
  </w:style>
  <w:style w:type="character" w:styleId="CommentReference">
    <w:name w:val="annotation reference"/>
    <w:uiPriority w:val="99"/>
    <w:semiHidden/>
    <w:unhideWhenUsed/>
    <w:rsid w:val="00C37027"/>
    <w:rPr>
      <w:sz w:val="16"/>
      <w:szCs w:val="16"/>
    </w:rPr>
  </w:style>
  <w:style w:type="paragraph" w:styleId="CommentText">
    <w:name w:val="annotation text"/>
    <w:basedOn w:val="Normal"/>
    <w:link w:val="CommentTextChar"/>
    <w:uiPriority w:val="99"/>
    <w:unhideWhenUsed/>
    <w:rsid w:val="00C37027"/>
    <w:pPr>
      <w:spacing w:after="160" w:line="240" w:lineRule="auto"/>
    </w:pPr>
    <w:rPr>
      <w:rFonts w:ascii="Calibri" w:hAnsi="Calibri"/>
      <w:sz w:val="20"/>
      <w:szCs w:val="20"/>
    </w:rPr>
  </w:style>
  <w:style w:type="character" w:customStyle="1" w:styleId="CommentTextChar">
    <w:name w:val="Comment Text Char"/>
    <w:link w:val="CommentText"/>
    <w:uiPriority w:val="99"/>
    <w:rsid w:val="00C37027"/>
    <w:rPr>
      <w:sz w:val="20"/>
      <w:szCs w:val="20"/>
    </w:rPr>
  </w:style>
  <w:style w:type="paragraph" w:styleId="BalloonText">
    <w:name w:val="Balloon Text"/>
    <w:basedOn w:val="Normal"/>
    <w:link w:val="BalloonTextChar"/>
    <w:uiPriority w:val="99"/>
    <w:semiHidden/>
    <w:unhideWhenUsed/>
    <w:rsid w:val="00C37027"/>
    <w:pPr>
      <w:spacing w:line="240" w:lineRule="auto"/>
    </w:pPr>
    <w:rPr>
      <w:rFonts w:ascii="Segoe UI" w:hAnsi="Segoe UI" w:cs="Segoe UI"/>
      <w:sz w:val="18"/>
      <w:szCs w:val="18"/>
    </w:rPr>
  </w:style>
  <w:style w:type="character" w:customStyle="1" w:styleId="BalloonTextChar">
    <w:name w:val="Balloon Text Char"/>
    <w:link w:val="BalloonText"/>
    <w:uiPriority w:val="99"/>
    <w:semiHidden/>
    <w:rsid w:val="00C37027"/>
    <w:rPr>
      <w:rFonts w:ascii="Segoe UI" w:hAnsi="Segoe UI" w:cs="Segoe UI"/>
      <w:sz w:val="18"/>
      <w:szCs w:val="18"/>
    </w:rPr>
  </w:style>
  <w:style w:type="character" w:styleId="PlaceholderText">
    <w:name w:val="Placeholder Text"/>
    <w:uiPriority w:val="99"/>
    <w:semiHidden/>
    <w:rsid w:val="00C37027"/>
    <w:rPr>
      <w:color w:val="808080"/>
    </w:rPr>
  </w:style>
  <w:style w:type="character" w:customStyle="1" w:styleId="mord">
    <w:name w:val="mord"/>
    <w:rsid w:val="00C37027"/>
  </w:style>
  <w:style w:type="character" w:customStyle="1" w:styleId="mrel">
    <w:name w:val="mrel"/>
    <w:rsid w:val="00C37027"/>
  </w:style>
  <w:style w:type="character" w:customStyle="1" w:styleId="vlist-s">
    <w:name w:val="vlist-s"/>
    <w:rsid w:val="00C37027"/>
  </w:style>
  <w:style w:type="paragraph" w:customStyle="1" w:styleId="Default">
    <w:name w:val="Default"/>
    <w:rsid w:val="00C37027"/>
    <w:pPr>
      <w:autoSpaceDE w:val="0"/>
      <w:autoSpaceDN w:val="0"/>
      <w:adjustRightInd w:val="0"/>
    </w:pPr>
    <w:rPr>
      <w:rFonts w:cs="Calibri"/>
      <w:color w:val="000000"/>
      <w:sz w:val="24"/>
      <w:szCs w:val="24"/>
      <w:lang w:eastAsia="en-US"/>
    </w:rPr>
  </w:style>
  <w:style w:type="paragraph" w:customStyle="1" w:styleId="EndNoteBibliographyTitle">
    <w:name w:val="EndNote Bibliography Title"/>
    <w:basedOn w:val="Normal"/>
    <w:link w:val="EndNoteBibliographyTitleChar"/>
    <w:rsid w:val="00C37027"/>
    <w:pPr>
      <w:jc w:val="center"/>
    </w:pPr>
    <w:rPr>
      <w:noProof/>
      <w:lang w:val="en-US"/>
    </w:rPr>
  </w:style>
  <w:style w:type="character" w:customStyle="1" w:styleId="EndNoteBibliographyTitleChar">
    <w:name w:val="EndNote Bibliography Title Char"/>
    <w:link w:val="EndNoteBibliographyTitle"/>
    <w:rsid w:val="00C37027"/>
    <w:rPr>
      <w:rFonts w:ascii="Times New Roman" w:hAnsi="Times New Roman"/>
      <w:noProof/>
      <w:sz w:val="24"/>
      <w:szCs w:val="22"/>
      <w:lang w:val="en-US" w:eastAsia="en-US"/>
    </w:rPr>
  </w:style>
  <w:style w:type="paragraph" w:customStyle="1" w:styleId="EndNoteBibliography">
    <w:name w:val="EndNote Bibliography"/>
    <w:basedOn w:val="Normal"/>
    <w:link w:val="EndNoteBibliographyChar"/>
    <w:rsid w:val="00C37027"/>
    <w:pPr>
      <w:spacing w:line="240" w:lineRule="auto"/>
      <w:jc w:val="center"/>
    </w:pPr>
    <w:rPr>
      <w:noProof/>
      <w:lang w:val="en-US"/>
    </w:rPr>
  </w:style>
  <w:style w:type="character" w:customStyle="1" w:styleId="EndNoteBibliographyChar">
    <w:name w:val="EndNote Bibliography Char"/>
    <w:link w:val="EndNoteBibliography"/>
    <w:rsid w:val="00C37027"/>
    <w:rPr>
      <w:rFonts w:ascii="Times New Roman" w:hAnsi="Times New Roman"/>
      <w:noProof/>
      <w:sz w:val="24"/>
      <w:szCs w:val="22"/>
      <w:lang w:val="en-US" w:eastAsia="en-US"/>
    </w:rPr>
  </w:style>
  <w:style w:type="character" w:styleId="Hyperlink">
    <w:name w:val="Hyperlink"/>
    <w:uiPriority w:val="99"/>
    <w:unhideWhenUsed/>
    <w:rsid w:val="00C37027"/>
    <w:rPr>
      <w:color w:val="0000FF"/>
      <w:u w:val="single"/>
    </w:rPr>
  </w:style>
  <w:style w:type="paragraph" w:styleId="CommentSubject">
    <w:name w:val="annotation subject"/>
    <w:basedOn w:val="CommentText"/>
    <w:next w:val="CommentText"/>
    <w:link w:val="CommentSubjectChar"/>
    <w:uiPriority w:val="99"/>
    <w:semiHidden/>
    <w:unhideWhenUsed/>
    <w:rsid w:val="00C37027"/>
    <w:pPr>
      <w:spacing w:after="0"/>
    </w:pPr>
    <w:rPr>
      <w:rFonts w:ascii="Times New Roman" w:hAnsi="Times New Roman"/>
      <w:b/>
      <w:bCs/>
    </w:rPr>
  </w:style>
  <w:style w:type="character" w:customStyle="1" w:styleId="CommentSubjectChar">
    <w:name w:val="Comment Subject Char"/>
    <w:link w:val="CommentSubject"/>
    <w:uiPriority w:val="99"/>
    <w:semiHidden/>
    <w:rsid w:val="00C37027"/>
    <w:rPr>
      <w:rFonts w:ascii="Times New Roman" w:hAnsi="Times New Roman"/>
      <w:b/>
      <w:bCs/>
      <w:sz w:val="20"/>
      <w:szCs w:val="20"/>
    </w:rPr>
  </w:style>
  <w:style w:type="paragraph" w:styleId="ListParagraph">
    <w:name w:val="List Paragraph"/>
    <w:basedOn w:val="Normal"/>
    <w:uiPriority w:val="34"/>
    <w:qFormat/>
    <w:rsid w:val="00C37027"/>
    <w:pPr>
      <w:ind w:left="720"/>
      <w:contextualSpacing/>
    </w:pPr>
  </w:style>
  <w:style w:type="table" w:styleId="TableGrid">
    <w:name w:val="Table Grid"/>
    <w:basedOn w:val="TableNormal"/>
    <w:uiPriority w:val="39"/>
    <w:rsid w:val="00C370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C37027"/>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C37027"/>
    <w:tblPr>
      <w:tblStyleRowBandSize w:val="1"/>
      <w:tblStyleColBandSize w:val="1"/>
    </w:tblPr>
    <w:tblStylePr w:type="firstRow">
      <w:rPr>
        <w:rFonts w:ascii="Consolas" w:eastAsia="Times New Roman" w:hAnsi="Consolas" w:cs="Times New Roman"/>
        <w:i/>
        <w:iCs/>
        <w:sz w:val="26"/>
      </w:rPr>
      <w:tblPr/>
      <w:tcPr>
        <w:tcBorders>
          <w:bottom w:val="single" w:sz="4" w:space="0" w:color="7F7F7F"/>
        </w:tcBorders>
        <w:shd w:val="clear" w:color="auto" w:fill="FFFFFF"/>
      </w:tcPr>
    </w:tblStylePr>
    <w:tblStylePr w:type="lastRow">
      <w:rPr>
        <w:rFonts w:ascii="Consolas" w:eastAsia="Times New Roman" w:hAnsi="Consolas" w:cs="Times New Roman"/>
        <w:i/>
        <w:iCs/>
        <w:sz w:val="26"/>
      </w:rPr>
      <w:tblPr/>
      <w:tcPr>
        <w:tcBorders>
          <w:top w:val="single" w:sz="4" w:space="0" w:color="7F7F7F"/>
        </w:tcBorders>
        <w:shd w:val="clear" w:color="auto" w:fill="FFFFFF"/>
      </w:tcPr>
    </w:tblStylePr>
    <w:tblStylePr w:type="firstCol">
      <w:pPr>
        <w:jc w:val="right"/>
      </w:pPr>
      <w:rPr>
        <w:rFonts w:ascii="Consolas" w:eastAsia="Times New Roman" w:hAnsi="Consolas" w:cs="Times New Roman"/>
        <w:i/>
        <w:iCs/>
        <w:sz w:val="26"/>
      </w:rPr>
      <w:tblPr/>
      <w:tcPr>
        <w:tcBorders>
          <w:right w:val="single" w:sz="4" w:space="0" w:color="7F7F7F"/>
        </w:tcBorders>
        <w:shd w:val="clear" w:color="auto" w:fill="FFFFFF"/>
      </w:tcPr>
    </w:tblStylePr>
    <w:tblStylePr w:type="lastCol">
      <w:rPr>
        <w:rFonts w:ascii="Consolas" w:eastAsia="Times New Roman" w:hAnsi="Consolas"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rmalWeb">
    <w:name w:val="Normal (Web)"/>
    <w:basedOn w:val="Normal"/>
    <w:uiPriority w:val="99"/>
    <w:semiHidden/>
    <w:unhideWhenUsed/>
    <w:rsid w:val="00C37027"/>
    <w:rPr>
      <w:szCs w:val="24"/>
    </w:rPr>
  </w:style>
  <w:style w:type="character" w:styleId="LineNumber">
    <w:name w:val="line number"/>
    <w:uiPriority w:val="99"/>
    <w:semiHidden/>
    <w:unhideWhenUsed/>
    <w:rsid w:val="00C37027"/>
  </w:style>
  <w:style w:type="character" w:styleId="FollowedHyperlink">
    <w:name w:val="FollowedHyperlink"/>
    <w:uiPriority w:val="99"/>
    <w:semiHidden/>
    <w:unhideWhenUsed/>
    <w:rsid w:val="00C37027"/>
    <w:rPr>
      <w:color w:val="800080"/>
      <w:u w:val="single"/>
    </w:rPr>
  </w:style>
  <w:style w:type="table" w:styleId="PlainTable2">
    <w:name w:val="Plain Table 2"/>
    <w:basedOn w:val="TableNormal"/>
    <w:uiPriority w:val="42"/>
    <w:rsid w:val="00C37027"/>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character" w:customStyle="1" w:styleId="anchor-text">
    <w:name w:val="anchor-text"/>
    <w:rsid w:val="00C37027"/>
  </w:style>
  <w:style w:type="table" w:styleId="PlainTable1">
    <w:name w:val="Plain Table 1"/>
    <w:basedOn w:val="TableNormal"/>
    <w:uiPriority w:val="41"/>
    <w:rsid w:val="00812061"/>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styleId="Revision">
    <w:name w:val="Revision"/>
    <w:hidden/>
    <w:uiPriority w:val="99"/>
    <w:semiHidden/>
    <w:rsid w:val="00BE34CD"/>
    <w:rPr>
      <w:rFonts w:ascii="Times New Roman" w:hAnsi="Times New Roman"/>
      <w:sz w:val="24"/>
      <w:szCs w:val="22"/>
      <w:lang w:eastAsia="en-US"/>
    </w:rPr>
  </w:style>
  <w:style w:type="character" w:styleId="UnresolvedMention">
    <w:name w:val="Unresolved Mention"/>
    <w:uiPriority w:val="99"/>
    <w:semiHidden/>
    <w:unhideWhenUsed/>
    <w:rsid w:val="00CE2F9F"/>
    <w:rPr>
      <w:color w:val="605E5C"/>
      <w:shd w:val="clear" w:color="auto" w:fill="E1DFDD"/>
    </w:rPr>
  </w:style>
  <w:style w:type="paragraph" w:styleId="Header">
    <w:name w:val="header"/>
    <w:basedOn w:val="Normal"/>
    <w:link w:val="HeaderChar"/>
    <w:uiPriority w:val="99"/>
    <w:unhideWhenUsed/>
    <w:rsid w:val="002D7648"/>
    <w:pPr>
      <w:tabs>
        <w:tab w:val="center" w:pos="4513"/>
        <w:tab w:val="right" w:pos="9026"/>
      </w:tabs>
      <w:spacing w:line="240" w:lineRule="auto"/>
    </w:pPr>
  </w:style>
  <w:style w:type="character" w:customStyle="1" w:styleId="HeaderChar">
    <w:name w:val="Header Char"/>
    <w:link w:val="Header"/>
    <w:uiPriority w:val="99"/>
    <w:rsid w:val="002D7648"/>
    <w:rPr>
      <w:rFonts w:ascii="Times New Roman" w:hAnsi="Times New Roman"/>
      <w:sz w:val="24"/>
      <w:szCs w:val="22"/>
      <w:lang w:eastAsia="en-US"/>
    </w:rPr>
  </w:style>
  <w:style w:type="paragraph" w:styleId="Footer">
    <w:name w:val="footer"/>
    <w:basedOn w:val="Normal"/>
    <w:link w:val="FooterChar"/>
    <w:uiPriority w:val="99"/>
    <w:unhideWhenUsed/>
    <w:rsid w:val="002D7648"/>
    <w:pPr>
      <w:tabs>
        <w:tab w:val="center" w:pos="4513"/>
        <w:tab w:val="right" w:pos="9026"/>
      </w:tabs>
      <w:spacing w:line="240" w:lineRule="auto"/>
    </w:pPr>
  </w:style>
  <w:style w:type="character" w:customStyle="1" w:styleId="FooterChar">
    <w:name w:val="Footer Char"/>
    <w:link w:val="Footer"/>
    <w:uiPriority w:val="99"/>
    <w:rsid w:val="002D7648"/>
    <w:rPr>
      <w:rFonts w:ascii="Times New Roman" w:hAnsi="Times New Roman"/>
      <w:sz w:val="24"/>
      <w:szCs w:val="22"/>
      <w:lang w:eastAsia="en-US"/>
    </w:rPr>
  </w:style>
  <w:style w:type="table" w:styleId="ListTable1Light">
    <w:name w:val="List Table 1 Light"/>
    <w:basedOn w:val="TableNormal"/>
    <w:uiPriority w:val="46"/>
    <w:rsid w:val="00EE0BE1"/>
    <w:tblPr>
      <w:tblStyleRowBandSize w:val="1"/>
      <w:tblStyleColBandSize w:val="1"/>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PlainTable4">
    <w:name w:val="Plain Table 4"/>
    <w:basedOn w:val="TableNormal"/>
    <w:uiPriority w:val="44"/>
    <w:rsid w:val="00D26397"/>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468749">
      <w:bodyDiv w:val="1"/>
      <w:marLeft w:val="0"/>
      <w:marRight w:val="0"/>
      <w:marTop w:val="0"/>
      <w:marBottom w:val="0"/>
      <w:divBdr>
        <w:top w:val="none" w:sz="0" w:space="0" w:color="auto"/>
        <w:left w:val="none" w:sz="0" w:space="0" w:color="auto"/>
        <w:bottom w:val="none" w:sz="0" w:space="0" w:color="auto"/>
        <w:right w:val="none" w:sz="0" w:space="0" w:color="auto"/>
      </w:divBdr>
    </w:div>
    <w:div w:id="141310827">
      <w:bodyDiv w:val="1"/>
      <w:marLeft w:val="0"/>
      <w:marRight w:val="0"/>
      <w:marTop w:val="0"/>
      <w:marBottom w:val="0"/>
      <w:divBdr>
        <w:top w:val="none" w:sz="0" w:space="0" w:color="auto"/>
        <w:left w:val="none" w:sz="0" w:space="0" w:color="auto"/>
        <w:bottom w:val="none" w:sz="0" w:space="0" w:color="auto"/>
        <w:right w:val="none" w:sz="0" w:space="0" w:color="auto"/>
      </w:divBdr>
    </w:div>
    <w:div w:id="380059060">
      <w:bodyDiv w:val="1"/>
      <w:marLeft w:val="0"/>
      <w:marRight w:val="0"/>
      <w:marTop w:val="0"/>
      <w:marBottom w:val="0"/>
      <w:divBdr>
        <w:top w:val="none" w:sz="0" w:space="0" w:color="auto"/>
        <w:left w:val="none" w:sz="0" w:space="0" w:color="auto"/>
        <w:bottom w:val="none" w:sz="0" w:space="0" w:color="auto"/>
        <w:right w:val="none" w:sz="0" w:space="0" w:color="auto"/>
      </w:divBdr>
    </w:div>
    <w:div w:id="393237835">
      <w:bodyDiv w:val="1"/>
      <w:marLeft w:val="0"/>
      <w:marRight w:val="0"/>
      <w:marTop w:val="0"/>
      <w:marBottom w:val="0"/>
      <w:divBdr>
        <w:top w:val="none" w:sz="0" w:space="0" w:color="auto"/>
        <w:left w:val="none" w:sz="0" w:space="0" w:color="auto"/>
        <w:bottom w:val="none" w:sz="0" w:space="0" w:color="auto"/>
        <w:right w:val="none" w:sz="0" w:space="0" w:color="auto"/>
      </w:divBdr>
    </w:div>
    <w:div w:id="468476277">
      <w:bodyDiv w:val="1"/>
      <w:marLeft w:val="0"/>
      <w:marRight w:val="0"/>
      <w:marTop w:val="0"/>
      <w:marBottom w:val="0"/>
      <w:divBdr>
        <w:top w:val="none" w:sz="0" w:space="0" w:color="auto"/>
        <w:left w:val="none" w:sz="0" w:space="0" w:color="auto"/>
        <w:bottom w:val="none" w:sz="0" w:space="0" w:color="auto"/>
        <w:right w:val="none" w:sz="0" w:space="0" w:color="auto"/>
      </w:divBdr>
    </w:div>
    <w:div w:id="558243882">
      <w:bodyDiv w:val="1"/>
      <w:marLeft w:val="0"/>
      <w:marRight w:val="0"/>
      <w:marTop w:val="0"/>
      <w:marBottom w:val="0"/>
      <w:divBdr>
        <w:top w:val="none" w:sz="0" w:space="0" w:color="auto"/>
        <w:left w:val="none" w:sz="0" w:space="0" w:color="auto"/>
        <w:bottom w:val="none" w:sz="0" w:space="0" w:color="auto"/>
        <w:right w:val="none" w:sz="0" w:space="0" w:color="auto"/>
      </w:divBdr>
    </w:div>
    <w:div w:id="657073503">
      <w:bodyDiv w:val="1"/>
      <w:marLeft w:val="0"/>
      <w:marRight w:val="0"/>
      <w:marTop w:val="0"/>
      <w:marBottom w:val="0"/>
      <w:divBdr>
        <w:top w:val="none" w:sz="0" w:space="0" w:color="auto"/>
        <w:left w:val="none" w:sz="0" w:space="0" w:color="auto"/>
        <w:bottom w:val="none" w:sz="0" w:space="0" w:color="auto"/>
        <w:right w:val="none" w:sz="0" w:space="0" w:color="auto"/>
      </w:divBdr>
      <w:divsChild>
        <w:div w:id="838694394">
          <w:marLeft w:val="0"/>
          <w:marRight w:val="0"/>
          <w:marTop w:val="0"/>
          <w:marBottom w:val="0"/>
          <w:divBdr>
            <w:top w:val="none" w:sz="0" w:space="0" w:color="auto"/>
            <w:left w:val="none" w:sz="0" w:space="0" w:color="auto"/>
            <w:bottom w:val="none" w:sz="0" w:space="0" w:color="auto"/>
            <w:right w:val="none" w:sz="0" w:space="0" w:color="auto"/>
          </w:divBdr>
          <w:divsChild>
            <w:div w:id="278492703">
              <w:marLeft w:val="0"/>
              <w:marRight w:val="0"/>
              <w:marTop w:val="0"/>
              <w:marBottom w:val="0"/>
              <w:divBdr>
                <w:top w:val="none" w:sz="0" w:space="0" w:color="auto"/>
                <w:left w:val="none" w:sz="0" w:space="0" w:color="auto"/>
                <w:bottom w:val="none" w:sz="0" w:space="0" w:color="auto"/>
                <w:right w:val="none" w:sz="0" w:space="0" w:color="auto"/>
              </w:divBdr>
              <w:divsChild>
                <w:div w:id="410392398">
                  <w:marLeft w:val="0"/>
                  <w:marRight w:val="0"/>
                  <w:marTop w:val="0"/>
                  <w:marBottom w:val="0"/>
                  <w:divBdr>
                    <w:top w:val="none" w:sz="0" w:space="0" w:color="auto"/>
                    <w:left w:val="none" w:sz="0" w:space="0" w:color="auto"/>
                    <w:bottom w:val="none" w:sz="0" w:space="0" w:color="auto"/>
                    <w:right w:val="none" w:sz="0" w:space="0" w:color="auto"/>
                  </w:divBdr>
                  <w:divsChild>
                    <w:div w:id="1128889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2436126">
      <w:bodyDiv w:val="1"/>
      <w:marLeft w:val="0"/>
      <w:marRight w:val="0"/>
      <w:marTop w:val="0"/>
      <w:marBottom w:val="0"/>
      <w:divBdr>
        <w:top w:val="none" w:sz="0" w:space="0" w:color="auto"/>
        <w:left w:val="none" w:sz="0" w:space="0" w:color="auto"/>
        <w:bottom w:val="none" w:sz="0" w:space="0" w:color="auto"/>
        <w:right w:val="none" w:sz="0" w:space="0" w:color="auto"/>
      </w:divBdr>
    </w:div>
    <w:div w:id="742602484">
      <w:bodyDiv w:val="1"/>
      <w:marLeft w:val="0"/>
      <w:marRight w:val="0"/>
      <w:marTop w:val="0"/>
      <w:marBottom w:val="0"/>
      <w:divBdr>
        <w:top w:val="none" w:sz="0" w:space="0" w:color="auto"/>
        <w:left w:val="none" w:sz="0" w:space="0" w:color="auto"/>
        <w:bottom w:val="none" w:sz="0" w:space="0" w:color="auto"/>
        <w:right w:val="none" w:sz="0" w:space="0" w:color="auto"/>
      </w:divBdr>
    </w:div>
    <w:div w:id="842940663">
      <w:bodyDiv w:val="1"/>
      <w:marLeft w:val="0"/>
      <w:marRight w:val="0"/>
      <w:marTop w:val="0"/>
      <w:marBottom w:val="0"/>
      <w:divBdr>
        <w:top w:val="none" w:sz="0" w:space="0" w:color="auto"/>
        <w:left w:val="none" w:sz="0" w:space="0" w:color="auto"/>
        <w:bottom w:val="none" w:sz="0" w:space="0" w:color="auto"/>
        <w:right w:val="none" w:sz="0" w:space="0" w:color="auto"/>
      </w:divBdr>
    </w:div>
    <w:div w:id="938491660">
      <w:bodyDiv w:val="1"/>
      <w:marLeft w:val="0"/>
      <w:marRight w:val="0"/>
      <w:marTop w:val="0"/>
      <w:marBottom w:val="0"/>
      <w:divBdr>
        <w:top w:val="none" w:sz="0" w:space="0" w:color="auto"/>
        <w:left w:val="none" w:sz="0" w:space="0" w:color="auto"/>
        <w:bottom w:val="none" w:sz="0" w:space="0" w:color="auto"/>
        <w:right w:val="none" w:sz="0" w:space="0" w:color="auto"/>
      </w:divBdr>
    </w:div>
    <w:div w:id="970747829">
      <w:bodyDiv w:val="1"/>
      <w:marLeft w:val="0"/>
      <w:marRight w:val="0"/>
      <w:marTop w:val="0"/>
      <w:marBottom w:val="0"/>
      <w:divBdr>
        <w:top w:val="none" w:sz="0" w:space="0" w:color="auto"/>
        <w:left w:val="none" w:sz="0" w:space="0" w:color="auto"/>
        <w:bottom w:val="none" w:sz="0" w:space="0" w:color="auto"/>
        <w:right w:val="none" w:sz="0" w:space="0" w:color="auto"/>
      </w:divBdr>
    </w:div>
    <w:div w:id="1487283899">
      <w:bodyDiv w:val="1"/>
      <w:marLeft w:val="0"/>
      <w:marRight w:val="0"/>
      <w:marTop w:val="0"/>
      <w:marBottom w:val="0"/>
      <w:divBdr>
        <w:top w:val="none" w:sz="0" w:space="0" w:color="auto"/>
        <w:left w:val="none" w:sz="0" w:space="0" w:color="auto"/>
        <w:bottom w:val="none" w:sz="0" w:space="0" w:color="auto"/>
        <w:right w:val="none" w:sz="0" w:space="0" w:color="auto"/>
      </w:divBdr>
    </w:div>
    <w:div w:id="1590428160">
      <w:bodyDiv w:val="1"/>
      <w:marLeft w:val="0"/>
      <w:marRight w:val="0"/>
      <w:marTop w:val="0"/>
      <w:marBottom w:val="0"/>
      <w:divBdr>
        <w:top w:val="none" w:sz="0" w:space="0" w:color="auto"/>
        <w:left w:val="none" w:sz="0" w:space="0" w:color="auto"/>
        <w:bottom w:val="none" w:sz="0" w:space="0" w:color="auto"/>
        <w:right w:val="none" w:sz="0" w:space="0" w:color="auto"/>
      </w:divBdr>
    </w:div>
    <w:div w:id="1979189006">
      <w:bodyDiv w:val="1"/>
      <w:marLeft w:val="0"/>
      <w:marRight w:val="0"/>
      <w:marTop w:val="0"/>
      <w:marBottom w:val="0"/>
      <w:divBdr>
        <w:top w:val="none" w:sz="0" w:space="0" w:color="auto"/>
        <w:left w:val="none" w:sz="0" w:space="0" w:color="auto"/>
        <w:bottom w:val="none" w:sz="0" w:space="0" w:color="auto"/>
        <w:right w:val="none" w:sz="0" w:space="0" w:color="auto"/>
      </w:divBdr>
    </w:div>
    <w:div w:id="21083097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image" Target="media/image1.png"/><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b84a64d9-e0b9-4ebc-9dbe-ba7382209046"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596EC69E7A4E72499483E6F02B4AFB81" ma:contentTypeVersion="15" ma:contentTypeDescription="Create a new document." ma:contentTypeScope="" ma:versionID="bc8852126371099ae99c8aa34652dae9">
  <xsd:schema xmlns:xsd="http://www.w3.org/2001/XMLSchema" xmlns:xs="http://www.w3.org/2001/XMLSchema" xmlns:p="http://schemas.microsoft.com/office/2006/metadata/properties" xmlns:ns3="74bd1280-7bf8-41ca-a28a-063f53dd333e" xmlns:ns4="b84a64d9-e0b9-4ebc-9dbe-ba7382209046" targetNamespace="http://schemas.microsoft.com/office/2006/metadata/properties" ma:root="true" ma:fieldsID="c3bc438b50810b1abee84e82e1b3ed7a" ns3:_="" ns4:_="">
    <xsd:import namespace="74bd1280-7bf8-41ca-a28a-063f53dd333e"/>
    <xsd:import namespace="b84a64d9-e0b9-4ebc-9dbe-ba7382209046"/>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LengthInSeconds" minOccurs="0"/>
                <xsd:element ref="ns4:_activity" minOccurs="0"/>
                <xsd:element ref="ns4:MediaServiceSearchProperties" minOccurs="0"/>
                <xsd:element ref="ns4:MediaServiceObjectDetectorVersions" minOccurs="0"/>
                <xsd:element ref="ns4:MediaServiceSystemTags" minOccurs="0"/>
                <xsd:element ref="ns4:MediaServiceGenerationTime" minOccurs="0"/>
                <xsd:element ref="ns4:MediaServiceEventHashCode" minOccurs="0"/>
                <xsd:element ref="ns4: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bd1280-7bf8-41ca-a28a-063f53dd333e"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84a64d9-e0b9-4ebc-9dbe-ba7382209046"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BD4A51E-3639-4226-9642-9F9BBAFC18A4}">
  <ds:schemaRefs>
    <ds:schemaRef ds:uri="http://schemas.openxmlformats.org/officeDocument/2006/bibliography"/>
  </ds:schemaRefs>
</ds:datastoreItem>
</file>

<file path=customXml/itemProps2.xml><?xml version="1.0" encoding="utf-8"?>
<ds:datastoreItem xmlns:ds="http://schemas.openxmlformats.org/officeDocument/2006/customXml" ds:itemID="{3D966845-37E2-4776-BF6A-084BBD2EF57A}">
  <ds:schemaRefs>
    <ds:schemaRef ds:uri="http://schemas.microsoft.com/office/2006/metadata/properties"/>
    <ds:schemaRef ds:uri="http://schemas.microsoft.com/office/infopath/2007/PartnerControls"/>
    <ds:schemaRef ds:uri="b84a64d9-e0b9-4ebc-9dbe-ba7382209046"/>
  </ds:schemaRefs>
</ds:datastoreItem>
</file>

<file path=customXml/itemProps3.xml><?xml version="1.0" encoding="utf-8"?>
<ds:datastoreItem xmlns:ds="http://schemas.openxmlformats.org/officeDocument/2006/customXml" ds:itemID="{80D3ACBB-80B9-477B-8DB0-AC5D1172303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4bd1280-7bf8-41ca-a28a-063f53dd333e"/>
    <ds:schemaRef ds:uri="b84a64d9-e0b9-4ebc-9dbe-ba738220904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0FFA8C9-46C6-485C-8D0D-FE16A4EE410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35</Pages>
  <Words>17254</Words>
  <Characters>98351</Characters>
  <Application>Microsoft Office Word</Application>
  <DocSecurity>0</DocSecurity>
  <Lines>819</Lines>
  <Paragraphs>230</Paragraphs>
  <ScaleCrop>false</ScaleCrop>
  <HeadingPairs>
    <vt:vector size="2" baseType="variant">
      <vt:variant>
        <vt:lpstr>Title</vt:lpstr>
      </vt:variant>
      <vt:variant>
        <vt:i4>1</vt:i4>
      </vt:variant>
    </vt:vector>
  </HeadingPairs>
  <TitlesOfParts>
    <vt:vector size="1" baseType="lpstr">
      <vt:lpstr/>
    </vt:vector>
  </TitlesOfParts>
  <Company>Teagasc</Company>
  <LinksUpToDate>false</LinksUpToDate>
  <CharactersWithSpaces>115375</CharactersWithSpaces>
  <SharedDoc>false</SharedDoc>
  <HLinks>
    <vt:vector size="246" baseType="variant">
      <vt:variant>
        <vt:i4>6946874</vt:i4>
      </vt:variant>
      <vt:variant>
        <vt:i4>319</vt:i4>
      </vt:variant>
      <vt:variant>
        <vt:i4>0</vt:i4>
      </vt:variant>
      <vt:variant>
        <vt:i4>5</vt:i4>
      </vt:variant>
      <vt:variant>
        <vt:lpwstr>https://doi.org/10.1038/s41598-023-48449-y</vt:lpwstr>
      </vt:variant>
      <vt:variant>
        <vt:lpwstr/>
      </vt:variant>
      <vt:variant>
        <vt:i4>7274592</vt:i4>
      </vt:variant>
      <vt:variant>
        <vt:i4>316</vt:i4>
      </vt:variant>
      <vt:variant>
        <vt:i4>0</vt:i4>
      </vt:variant>
      <vt:variant>
        <vt:i4>5</vt:i4>
      </vt:variant>
      <vt:variant>
        <vt:lpwstr>https://doi.org/10.1093/jas/skae256</vt:lpwstr>
      </vt:variant>
      <vt:variant>
        <vt:lpwstr/>
      </vt:variant>
      <vt:variant>
        <vt:i4>6881312</vt:i4>
      </vt:variant>
      <vt:variant>
        <vt:i4>313</vt:i4>
      </vt:variant>
      <vt:variant>
        <vt:i4>0</vt:i4>
      </vt:variant>
      <vt:variant>
        <vt:i4>5</vt:i4>
      </vt:variant>
      <vt:variant>
        <vt:lpwstr>https://doi.org/https://doi.org/10.3168/jds.2024-25778</vt:lpwstr>
      </vt:variant>
      <vt:variant>
        <vt:lpwstr/>
      </vt:variant>
      <vt:variant>
        <vt:i4>7143456</vt:i4>
      </vt:variant>
      <vt:variant>
        <vt:i4>310</vt:i4>
      </vt:variant>
      <vt:variant>
        <vt:i4>0</vt:i4>
      </vt:variant>
      <vt:variant>
        <vt:i4>5</vt:i4>
      </vt:variant>
      <vt:variant>
        <vt:lpwstr>https://doi.org/https://doi.org/10.3168/jds.2023-23915</vt:lpwstr>
      </vt:variant>
      <vt:variant>
        <vt:lpwstr/>
      </vt:variant>
      <vt:variant>
        <vt:i4>7012431</vt:i4>
      </vt:variant>
      <vt:variant>
        <vt:i4>307</vt:i4>
      </vt:variant>
      <vt:variant>
        <vt:i4>0</vt:i4>
      </vt:variant>
      <vt:variant>
        <vt:i4>5</vt:i4>
      </vt:variant>
      <vt:variant>
        <vt:lpwstr>https://doi.org/10.1007/978-981-10-4714-5_10</vt:lpwstr>
      </vt:variant>
      <vt:variant>
        <vt:lpwstr/>
      </vt:variant>
      <vt:variant>
        <vt:i4>6946912</vt:i4>
      </vt:variant>
      <vt:variant>
        <vt:i4>304</vt:i4>
      </vt:variant>
      <vt:variant>
        <vt:i4>0</vt:i4>
      </vt:variant>
      <vt:variant>
        <vt:i4>5</vt:i4>
      </vt:variant>
      <vt:variant>
        <vt:lpwstr>https://doi.org/10.1093/jas/skab275</vt:lpwstr>
      </vt:variant>
      <vt:variant>
        <vt:lpwstr/>
      </vt:variant>
      <vt:variant>
        <vt:i4>131080</vt:i4>
      </vt:variant>
      <vt:variant>
        <vt:i4>301</vt:i4>
      </vt:variant>
      <vt:variant>
        <vt:i4>0</vt:i4>
      </vt:variant>
      <vt:variant>
        <vt:i4>5</vt:i4>
      </vt:variant>
      <vt:variant>
        <vt:lpwstr>https://doi.org/10.3389/fvets.2022.958340</vt:lpwstr>
      </vt:variant>
      <vt:variant>
        <vt:lpwstr/>
      </vt:variant>
      <vt:variant>
        <vt:i4>7798909</vt:i4>
      </vt:variant>
      <vt:variant>
        <vt:i4>298</vt:i4>
      </vt:variant>
      <vt:variant>
        <vt:i4>0</vt:i4>
      </vt:variant>
      <vt:variant>
        <vt:i4>5</vt:i4>
      </vt:variant>
      <vt:variant>
        <vt:lpwstr>https://doi.org/https://doi.org/10.1071/AN18383</vt:lpwstr>
      </vt:variant>
      <vt:variant>
        <vt:lpwstr/>
      </vt:variant>
      <vt:variant>
        <vt:i4>6684709</vt:i4>
      </vt:variant>
      <vt:variant>
        <vt:i4>295</vt:i4>
      </vt:variant>
      <vt:variant>
        <vt:i4>0</vt:i4>
      </vt:variant>
      <vt:variant>
        <vt:i4>5</vt:i4>
      </vt:variant>
      <vt:variant>
        <vt:lpwstr>https://www.mdpi.com/2076-2615/13/6/974</vt:lpwstr>
      </vt:variant>
      <vt:variant>
        <vt:lpwstr/>
      </vt:variant>
      <vt:variant>
        <vt:i4>7209059</vt:i4>
      </vt:variant>
      <vt:variant>
        <vt:i4>292</vt:i4>
      </vt:variant>
      <vt:variant>
        <vt:i4>0</vt:i4>
      </vt:variant>
      <vt:variant>
        <vt:i4>5</vt:i4>
      </vt:variant>
      <vt:variant>
        <vt:lpwstr>https://doi.org/10.1093/jas/skab132</vt:lpwstr>
      </vt:variant>
      <vt:variant>
        <vt:lpwstr/>
      </vt:variant>
      <vt:variant>
        <vt:i4>6815843</vt:i4>
      </vt:variant>
      <vt:variant>
        <vt:i4>289</vt:i4>
      </vt:variant>
      <vt:variant>
        <vt:i4>0</vt:i4>
      </vt:variant>
      <vt:variant>
        <vt:i4>5</vt:i4>
      </vt:variant>
      <vt:variant>
        <vt:lpwstr>https://doi.org/10.1093/jas/skae127</vt:lpwstr>
      </vt:variant>
      <vt:variant>
        <vt:lpwstr/>
      </vt:variant>
      <vt:variant>
        <vt:i4>6619232</vt:i4>
      </vt:variant>
      <vt:variant>
        <vt:i4>286</vt:i4>
      </vt:variant>
      <vt:variant>
        <vt:i4>0</vt:i4>
      </vt:variant>
      <vt:variant>
        <vt:i4>5</vt:i4>
      </vt:variant>
      <vt:variant>
        <vt:lpwstr>https://doi.org/10.1093/jas/skab288</vt:lpwstr>
      </vt:variant>
      <vt:variant>
        <vt:lpwstr/>
      </vt:variant>
      <vt:variant>
        <vt:i4>4259844</vt:i4>
      </vt:variant>
      <vt:variant>
        <vt:i4>283</vt:i4>
      </vt:variant>
      <vt:variant>
        <vt:i4>0</vt:i4>
      </vt:variant>
      <vt:variant>
        <vt:i4>5</vt:i4>
      </vt:variant>
      <vt:variant>
        <vt:lpwstr>https://doi.org/https://doi.org/10.1016/j.animal.2024.101140</vt:lpwstr>
      </vt:variant>
      <vt:variant>
        <vt:lpwstr/>
      </vt:variant>
      <vt:variant>
        <vt:i4>7340157</vt:i4>
      </vt:variant>
      <vt:variant>
        <vt:i4>280</vt:i4>
      </vt:variant>
      <vt:variant>
        <vt:i4>0</vt:i4>
      </vt:variant>
      <vt:variant>
        <vt:i4>5</vt:i4>
      </vt:variant>
      <vt:variant>
        <vt:lpwstr>https://doi.org/https://doi.org/10.1071/AN23049</vt:lpwstr>
      </vt:variant>
      <vt:variant>
        <vt:lpwstr/>
      </vt:variant>
      <vt:variant>
        <vt:i4>6029312</vt:i4>
      </vt:variant>
      <vt:variant>
        <vt:i4>277</vt:i4>
      </vt:variant>
      <vt:variant>
        <vt:i4>0</vt:i4>
      </vt:variant>
      <vt:variant>
        <vt:i4>5</vt:i4>
      </vt:variant>
      <vt:variant>
        <vt:lpwstr>https://doi.org/https://doi.org/10.1016/j.anifeedsci.2021.115025</vt:lpwstr>
      </vt:variant>
      <vt:variant>
        <vt:lpwstr/>
      </vt:variant>
      <vt:variant>
        <vt:i4>2228342</vt:i4>
      </vt:variant>
      <vt:variant>
        <vt:i4>274</vt:i4>
      </vt:variant>
      <vt:variant>
        <vt:i4>0</vt:i4>
      </vt:variant>
      <vt:variant>
        <vt:i4>5</vt:i4>
      </vt:variant>
      <vt:variant>
        <vt:lpwstr>https://doi.org/https://doi.org/10.1016/j.xhgg.2025.100406</vt:lpwstr>
      </vt:variant>
      <vt:variant>
        <vt:lpwstr/>
      </vt:variant>
      <vt:variant>
        <vt:i4>1441811</vt:i4>
      </vt:variant>
      <vt:variant>
        <vt:i4>271</vt:i4>
      </vt:variant>
      <vt:variant>
        <vt:i4>0</vt:i4>
      </vt:variant>
      <vt:variant>
        <vt:i4>5</vt:i4>
      </vt:variant>
      <vt:variant>
        <vt:lpwstr>https://doi.org/10.1017/S0021859600066910</vt:lpwstr>
      </vt:variant>
      <vt:variant>
        <vt:lpwstr/>
      </vt:variant>
      <vt:variant>
        <vt:i4>2359350</vt:i4>
      </vt:variant>
      <vt:variant>
        <vt:i4>268</vt:i4>
      </vt:variant>
      <vt:variant>
        <vt:i4>0</vt:i4>
      </vt:variant>
      <vt:variant>
        <vt:i4>5</vt:i4>
      </vt:variant>
      <vt:variant>
        <vt:lpwstr>https://doi.org/10.1038/s42003-022-03293-0</vt:lpwstr>
      </vt:variant>
      <vt:variant>
        <vt:lpwstr/>
      </vt:variant>
      <vt:variant>
        <vt:i4>3538991</vt:i4>
      </vt:variant>
      <vt:variant>
        <vt:i4>265</vt:i4>
      </vt:variant>
      <vt:variant>
        <vt:i4>0</vt:i4>
      </vt:variant>
      <vt:variant>
        <vt:i4>5</vt:i4>
      </vt:variant>
      <vt:variant>
        <vt:lpwstr>https://doi.org/10.3389/fanim.2025.1430709</vt:lpwstr>
      </vt:variant>
      <vt:variant>
        <vt:lpwstr/>
      </vt:variant>
      <vt:variant>
        <vt:i4>3604522</vt:i4>
      </vt:variant>
      <vt:variant>
        <vt:i4>262</vt:i4>
      </vt:variant>
      <vt:variant>
        <vt:i4>0</vt:i4>
      </vt:variant>
      <vt:variant>
        <vt:i4>5</vt:i4>
      </vt:variant>
      <vt:variant>
        <vt:lpwstr>https://doi.org/10.3389/fanim.2024.1433769</vt:lpwstr>
      </vt:variant>
      <vt:variant>
        <vt:lpwstr/>
      </vt:variant>
      <vt:variant>
        <vt:i4>6684790</vt:i4>
      </vt:variant>
      <vt:variant>
        <vt:i4>259</vt:i4>
      </vt:variant>
      <vt:variant>
        <vt:i4>0</vt:i4>
      </vt:variant>
      <vt:variant>
        <vt:i4>5</vt:i4>
      </vt:variant>
      <vt:variant>
        <vt:lpwstr>https://doi.org/10.2527/1993.71123239x</vt:lpwstr>
      </vt:variant>
      <vt:variant>
        <vt:lpwstr/>
      </vt:variant>
      <vt:variant>
        <vt:i4>3735666</vt:i4>
      </vt:variant>
      <vt:variant>
        <vt:i4>256</vt:i4>
      </vt:variant>
      <vt:variant>
        <vt:i4>0</vt:i4>
      </vt:variant>
      <vt:variant>
        <vt:i4>5</vt:i4>
      </vt:variant>
      <vt:variant>
        <vt:lpwstr>https://doi.org/10.1093/jas/sky187</vt:lpwstr>
      </vt:variant>
      <vt:variant>
        <vt:lpwstr/>
      </vt:variant>
      <vt:variant>
        <vt:i4>3932287</vt:i4>
      </vt:variant>
      <vt:variant>
        <vt:i4>253</vt:i4>
      </vt:variant>
      <vt:variant>
        <vt:i4>0</vt:i4>
      </vt:variant>
      <vt:variant>
        <vt:i4>5</vt:i4>
      </vt:variant>
      <vt:variant>
        <vt:lpwstr>https://doi.org/10.1093/jas/skz162</vt:lpwstr>
      </vt:variant>
      <vt:variant>
        <vt:lpwstr/>
      </vt:variant>
      <vt:variant>
        <vt:i4>5636189</vt:i4>
      </vt:variant>
      <vt:variant>
        <vt:i4>250</vt:i4>
      </vt:variant>
      <vt:variant>
        <vt:i4>0</vt:i4>
      </vt:variant>
      <vt:variant>
        <vt:i4>5</vt:i4>
      </vt:variant>
      <vt:variant>
        <vt:lpwstr>https://doi.org/10.2527/jas.2014-8273</vt:lpwstr>
      </vt:variant>
      <vt:variant>
        <vt:lpwstr/>
      </vt:variant>
      <vt:variant>
        <vt:i4>6094873</vt:i4>
      </vt:variant>
      <vt:variant>
        <vt:i4>247</vt:i4>
      </vt:variant>
      <vt:variant>
        <vt:i4>0</vt:i4>
      </vt:variant>
      <vt:variant>
        <vt:i4>5</vt:i4>
      </vt:variant>
      <vt:variant>
        <vt:lpwstr>https://doi.org/https://doi.org/10.1016/j.anifeedsci.2011.04.012</vt:lpwstr>
      </vt:variant>
      <vt:variant>
        <vt:lpwstr/>
      </vt:variant>
      <vt:variant>
        <vt:i4>1507351</vt:i4>
      </vt:variant>
      <vt:variant>
        <vt:i4>244</vt:i4>
      </vt:variant>
      <vt:variant>
        <vt:i4>0</vt:i4>
      </vt:variant>
      <vt:variant>
        <vt:i4>5</vt:i4>
      </vt:variant>
      <vt:variant>
        <vt:lpwstr>https://doi.org/10.1017/S0007114513002936</vt:lpwstr>
      </vt:variant>
      <vt:variant>
        <vt:lpwstr/>
      </vt:variant>
      <vt:variant>
        <vt:i4>4456462</vt:i4>
      </vt:variant>
      <vt:variant>
        <vt:i4>241</vt:i4>
      </vt:variant>
      <vt:variant>
        <vt:i4>0</vt:i4>
      </vt:variant>
      <vt:variant>
        <vt:i4>5</vt:i4>
      </vt:variant>
      <vt:variant>
        <vt:lpwstr>https://doi.org/https://doi.org/10.1016/j.animal.2022.100490</vt:lpwstr>
      </vt:variant>
      <vt:variant>
        <vt:lpwstr/>
      </vt:variant>
      <vt:variant>
        <vt:i4>3145767</vt:i4>
      </vt:variant>
      <vt:variant>
        <vt:i4>238</vt:i4>
      </vt:variant>
      <vt:variant>
        <vt:i4>0</vt:i4>
      </vt:variant>
      <vt:variant>
        <vt:i4>5</vt:i4>
      </vt:variant>
      <vt:variant>
        <vt:lpwstr>https://doi.org/https://doi.org/10.1111/padr.12508</vt:lpwstr>
      </vt:variant>
      <vt:variant>
        <vt:lpwstr/>
      </vt:variant>
      <vt:variant>
        <vt:i4>1769564</vt:i4>
      </vt:variant>
      <vt:variant>
        <vt:i4>235</vt:i4>
      </vt:variant>
      <vt:variant>
        <vt:i4>0</vt:i4>
      </vt:variant>
      <vt:variant>
        <vt:i4>5</vt:i4>
      </vt:variant>
      <vt:variant>
        <vt:lpwstr>https://doi.org/https://doi.org/10.1017/S175173111700146X</vt:lpwstr>
      </vt:variant>
      <vt:variant>
        <vt:lpwstr/>
      </vt:variant>
      <vt:variant>
        <vt:i4>6160479</vt:i4>
      </vt:variant>
      <vt:variant>
        <vt:i4>232</vt:i4>
      </vt:variant>
      <vt:variant>
        <vt:i4>0</vt:i4>
      </vt:variant>
      <vt:variant>
        <vt:i4>5</vt:i4>
      </vt:variant>
      <vt:variant>
        <vt:lpwstr>https://doi.org/10.2527/jas.2015-0065</vt:lpwstr>
      </vt:variant>
      <vt:variant>
        <vt:lpwstr/>
      </vt:variant>
      <vt:variant>
        <vt:i4>7209057</vt:i4>
      </vt:variant>
      <vt:variant>
        <vt:i4>229</vt:i4>
      </vt:variant>
      <vt:variant>
        <vt:i4>0</vt:i4>
      </vt:variant>
      <vt:variant>
        <vt:i4>5</vt:i4>
      </vt:variant>
      <vt:variant>
        <vt:lpwstr>https://doi.org/10.1093/jas/skae346</vt:lpwstr>
      </vt:variant>
      <vt:variant>
        <vt:lpwstr/>
      </vt:variant>
      <vt:variant>
        <vt:i4>5242966</vt:i4>
      </vt:variant>
      <vt:variant>
        <vt:i4>226</vt:i4>
      </vt:variant>
      <vt:variant>
        <vt:i4>0</vt:i4>
      </vt:variant>
      <vt:variant>
        <vt:i4>5</vt:i4>
      </vt:variant>
      <vt:variant>
        <vt:lpwstr>https://doi.org/10.2527/jas.2009-1852</vt:lpwstr>
      </vt:variant>
      <vt:variant>
        <vt:lpwstr/>
      </vt:variant>
      <vt:variant>
        <vt:i4>4653134</vt:i4>
      </vt:variant>
      <vt:variant>
        <vt:i4>223</vt:i4>
      </vt:variant>
      <vt:variant>
        <vt:i4>0</vt:i4>
      </vt:variant>
      <vt:variant>
        <vt:i4>5</vt:i4>
      </vt:variant>
      <vt:variant>
        <vt:lpwstr>https://doi.org/https://doi.org/10.1016/j.meatsci.2014.06.004</vt:lpwstr>
      </vt:variant>
      <vt:variant>
        <vt:lpwstr/>
      </vt:variant>
      <vt:variant>
        <vt:i4>4587524</vt:i4>
      </vt:variant>
      <vt:variant>
        <vt:i4>220</vt:i4>
      </vt:variant>
      <vt:variant>
        <vt:i4>0</vt:i4>
      </vt:variant>
      <vt:variant>
        <vt:i4>5</vt:i4>
      </vt:variant>
      <vt:variant>
        <vt:lpwstr>https://www.mdpi.com/2076-2615/10/12/2380</vt:lpwstr>
      </vt:variant>
      <vt:variant>
        <vt:lpwstr/>
      </vt:variant>
      <vt:variant>
        <vt:i4>7471213</vt:i4>
      </vt:variant>
      <vt:variant>
        <vt:i4>217</vt:i4>
      </vt:variant>
      <vt:variant>
        <vt:i4>0</vt:i4>
      </vt:variant>
      <vt:variant>
        <vt:i4>5</vt:i4>
      </vt:variant>
      <vt:variant>
        <vt:lpwstr>https://doi.org/10.3390/ani11040951</vt:lpwstr>
      </vt:variant>
      <vt:variant>
        <vt:lpwstr/>
      </vt:variant>
      <vt:variant>
        <vt:i4>6094912</vt:i4>
      </vt:variant>
      <vt:variant>
        <vt:i4>214</vt:i4>
      </vt:variant>
      <vt:variant>
        <vt:i4>0</vt:i4>
      </vt:variant>
      <vt:variant>
        <vt:i4>5</vt:i4>
      </vt:variant>
      <vt:variant>
        <vt:lpwstr>https://doi.org/10.2527/jas2017.1477</vt:lpwstr>
      </vt:variant>
      <vt:variant>
        <vt:lpwstr/>
      </vt:variant>
      <vt:variant>
        <vt:i4>6029399</vt:i4>
      </vt:variant>
      <vt:variant>
        <vt:i4>211</vt:i4>
      </vt:variant>
      <vt:variant>
        <vt:i4>0</vt:i4>
      </vt:variant>
      <vt:variant>
        <vt:i4>5</vt:i4>
      </vt:variant>
      <vt:variant>
        <vt:lpwstr>https://doi.org/10.2527/jas.2012-5862</vt:lpwstr>
      </vt:variant>
      <vt:variant>
        <vt:lpwstr/>
      </vt:variant>
      <vt:variant>
        <vt:i4>3407992</vt:i4>
      </vt:variant>
      <vt:variant>
        <vt:i4>208</vt:i4>
      </vt:variant>
      <vt:variant>
        <vt:i4>0</vt:i4>
      </vt:variant>
      <vt:variant>
        <vt:i4>5</vt:i4>
      </vt:variant>
      <vt:variant>
        <vt:lpwstr>https://doi.org/https://doi.org/10.15232/aas.2024-02583</vt:lpwstr>
      </vt:variant>
      <vt:variant>
        <vt:lpwstr/>
      </vt:variant>
      <vt:variant>
        <vt:i4>3997757</vt:i4>
      </vt:variant>
      <vt:variant>
        <vt:i4>205</vt:i4>
      </vt:variant>
      <vt:variant>
        <vt:i4>0</vt:i4>
      </vt:variant>
      <vt:variant>
        <vt:i4>5</vt:i4>
      </vt:variant>
      <vt:variant>
        <vt:lpwstr>https://doi.org/10.4141/a06-021</vt:lpwstr>
      </vt:variant>
      <vt:variant>
        <vt:lpwstr/>
      </vt:variant>
      <vt:variant>
        <vt:i4>8126572</vt:i4>
      </vt:variant>
      <vt:variant>
        <vt:i4>202</vt:i4>
      </vt:variant>
      <vt:variant>
        <vt:i4>0</vt:i4>
      </vt:variant>
      <vt:variant>
        <vt:i4>5</vt:i4>
      </vt:variant>
      <vt:variant>
        <vt:lpwstr>https://doi.org/10.3390/ani12192687</vt:lpwstr>
      </vt:variant>
      <vt:variant>
        <vt:lpwstr/>
      </vt:variant>
      <vt:variant>
        <vt:i4>720918</vt:i4>
      </vt:variant>
      <vt:variant>
        <vt:i4>60</vt:i4>
      </vt:variant>
      <vt:variant>
        <vt:i4>0</vt:i4>
      </vt:variant>
      <vt:variant>
        <vt:i4>5</vt:i4>
      </vt:variant>
      <vt:variant>
        <vt:lpwstr>http://www.sheep.ie/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Noirin McHugh</dc:creator>
  <cp:keywords/>
  <dc:description/>
  <cp:lastModifiedBy>Dermot Kelly</cp:lastModifiedBy>
  <cp:revision>2</cp:revision>
  <cp:lastPrinted>2026-06-03T16:09:00Z</cp:lastPrinted>
  <dcterms:created xsi:type="dcterms:W3CDTF">2026-10-26T06:08:00Z</dcterms:created>
  <dcterms:modified xsi:type="dcterms:W3CDTF">2026-10-26T06:08:00Z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0x010100596EC69E7A4E72499483E6F02B4AFB81</vt:lpwstr>
  </property>
</Properties>
</file>