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77D" w14:textId="4EAC3791" w:rsidR="00485BE8" w:rsidRDefault="00720E23">
      <w:r>
        <w:rPr>
          <w:b/>
          <w:sz w:val="36"/>
        </w:rPr>
        <w:t>Response to Reviewers GSEV-D-26-00126</w:t>
      </w:r>
    </w:p>
    <w:p w14:paraId="792A79EF" w14:textId="77777777" w:rsidR="00485BE8" w:rsidRDefault="00720E23">
      <w:r>
        <w:rPr>
          <w:b/>
          <w:sz w:val="28"/>
        </w:rPr>
        <w:t>Overview</w:t>
      </w:r>
    </w:p>
    <w:p w14:paraId="6D94BAA3" w14:textId="77777777" w:rsidR="00485BE8" w:rsidRDefault="00720E23">
      <w:pPr>
        <w:jc w:val="both"/>
      </w:pPr>
      <w:r>
        <w:t>Manuscript GSEV-D-26-00126, “Genetic Parameters and Selection Responses for Alternative Methane Trait Definitions in Pasture-Based Sheep”, Genetics Selection Evolution. Revision due 27 Oct 2026.</w:t>
      </w:r>
    </w:p>
    <w:p w14:paraId="7DC8DFF2" w14:textId="6A091A39" w:rsidR="00485BE8" w:rsidRDefault="00720E23">
      <w:pPr>
        <w:jc w:val="both"/>
      </w:pPr>
      <w: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trivariate model which includes: methane, metabolic body weight and carbon dioxide, and recalculated the selection index analysis based on these results; and (iii) </w:t>
      </w:r>
      <w:commentRangeStart w:id="0"/>
      <w:r>
        <w:t xml:space="preserve">changed the </w:t>
      </w:r>
      <w:r w:rsidR="005C6FFB">
        <w:t>framing</w:t>
      </w:r>
      <w:r>
        <w:t xml:space="preserve"> of the selection index analysis, which no longer </w:t>
      </w:r>
      <w:r w:rsidR="005C6FFB">
        <w:t xml:space="preserve">attempts to act as a full scale </w:t>
      </w:r>
      <w:r w:rsidR="006A546D">
        <w:t>national index</w:t>
      </w:r>
      <w:r>
        <w:t xml:space="preserve"> but instead examines how absolute, ratio and residual methane traits behave when included in an index</w:t>
      </w:r>
      <w:commentRangeEnd w:id="0"/>
      <w:r w:rsidR="006A546D">
        <w:rPr>
          <w:rStyle w:val="CommentReference"/>
          <w:sz w:val="24"/>
          <w:szCs w:val="22"/>
        </w:rPr>
        <w:commentReference w:id="0"/>
      </w:r>
      <w:r>
        <w:t>. All changes made in response to the reviewers' comments are highlighted in the revised manuscript. Line numbers given in our responses refer to the revised, highlighted manuscript.</w:t>
      </w:r>
    </w:p>
    <w:p w14:paraId="60EC854A" w14:textId="77777777" w:rsidR="00485BE8" w:rsidRDefault="00720E23">
      <w:r>
        <w:rPr>
          <w:b/>
          <w:sz w:val="28"/>
        </w:rPr>
        <w:t>Editor</w:t>
      </w:r>
    </w:p>
    <w:p w14:paraId="6CC2452B" w14:textId="77777777" w:rsidR="00485BE8" w:rsidRDefault="00720E23">
      <w:pPr>
        <w:jc w:val="both"/>
      </w:pPr>
      <w:r>
        <w:rPr>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14:paraId="73E461ED" w14:textId="77777777" w:rsidR="00485BE8" w:rsidRDefault="00720E23">
      <w:pPr>
        <w:jc w:val="both"/>
      </w:pPr>
      <w:r>
        <w:rPr>
          <w:b/>
        </w:rPr>
        <w:t>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14:paraId="1B8DC31A" w14:textId="77777777" w:rsidR="00485BE8" w:rsidRDefault="00720E23">
      <w:r>
        <w:rPr>
          <w:b/>
          <w:sz w:val="28"/>
        </w:rPr>
        <w:t>Reviewer #1</w:t>
      </w:r>
    </w:p>
    <w:p w14:paraId="2882759E" w14:textId="77777777" w:rsidR="00485BE8" w:rsidRDefault="00720E23">
      <w:pPr>
        <w:jc w:val="both"/>
      </w:pPr>
      <w:r>
        <w:rPr>
          <w:i/>
        </w:rPr>
        <w:lastRenderedPageBreak/>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14:paraId="2FE6F894" w14:textId="77777777" w:rsidR="00485BE8" w:rsidRDefault="00720E23">
      <w:pPr>
        <w:jc w:val="both"/>
      </w:pPr>
      <w:r>
        <w:rPr>
          <w:i/>
        </w:rPr>
        <w:t>However, I feel that the paper needs some significant revision before resubmission. For three reasons:</w:t>
      </w:r>
    </w:p>
    <w:p w14:paraId="4ADB18DC" w14:textId="77777777" w:rsidR="00485BE8" w:rsidRDefault="00720E23">
      <w:pPr>
        <w:jc w:val="both"/>
      </w:pPr>
      <w:r>
        <w:rPr>
          <w:i/>
        </w:rPr>
        <w:t>• In the first case, one of the genetic parameter estimates conflicts badly with previous published work, which is not commented on, but makes one suspect that there has been a mistake in the analysis.</w:t>
      </w:r>
    </w:p>
    <w:p w14:paraId="52559A9E" w14:textId="77777777" w:rsidR="00485BE8" w:rsidRDefault="00720E23">
      <w:pPr>
        <w:jc w:val="both"/>
      </w:pPr>
      <w:r>
        <w:rPr>
          <w:i/>
        </w:rPr>
        <w:t>• The second situation is that the traits and selection indices used have not been justified and differ rather dramatically from an economically based farm model where the cost of feed is typically the major input cost.</w:t>
      </w:r>
    </w:p>
    <w:p w14:paraId="3919926A" w14:textId="77777777" w:rsidR="00485BE8" w:rsidRDefault="00720E23">
      <w:pPr>
        <w:jc w:val="both"/>
      </w:pPr>
      <w:r>
        <w:rPr>
          <w:i/>
        </w:rPr>
        <w:t>• The final issue is that simplistic use of Smith-Hazel index theory was utilised when in industry the situation is significantly more complicated, but there is no reference in the text to the implications or caveats that this entails.</w:t>
      </w:r>
    </w:p>
    <w:p w14:paraId="2512BF61" w14:textId="77777777" w:rsidR="00485BE8" w:rsidRDefault="00720E23">
      <w:pPr>
        <w:jc w:val="both"/>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w:t>
      </w:r>
      <w:r>
        <w:rPr>
          <w:i/>
        </w:rPr>
        <w:lastRenderedPageBreak/>
        <w:t>made me suspect that there is some underlying issue with the analysis itself. Looking at the description more closely, I identified.</w:t>
      </w:r>
    </w:p>
    <w:p w14:paraId="5B44C208" w14:textId="79EEA23A" w:rsidR="00485BE8" w:rsidRDefault="00720E23">
      <w:pPr>
        <w:jc w:val="both"/>
      </w:pPr>
      <w:r>
        <w:rPr>
          <w:b/>
        </w:rPr>
        <w:t>Response:</w:t>
      </w:r>
      <w:r>
        <w:t xml:space="preserve"> We thank the reviewer for raising this. On checking Jonker et al. (2018), we found that their ratio trait is defined as CH4/(CH4 + CO2) on a molar basis (mol/mol), whereas our submission calculated it on a mass basis (g/g), which we have now clarified in the text (lines </w:t>
      </w:r>
      <w:commentRangeStart w:id="13"/>
      <w:del w:id="9001" w:author="Claude" w:date="2026-10-26T06:46:43Z">
        <w:r>
          <w:delText xml:space="preserve">171–172</w:delText>
        </w:r>
      </w:del>
      <w:ins w:id="9002" w:author="Claude" w:date="2026-10-26T06:46:43Z">
        <w:r>
          <w:t xml:space="preserve">172–173</w:t>
        </w:r>
      </w:ins>
      <w:commentRangeEnd w:id="13"/>
      <w:r>
        <w:rPr>
          <w:rStyle w:val="CommentReference"/>
        </w:rPr>
        <w:commentReference w:id="13"/>
      </w:r>
      <w:r>
        <w:t xml:space="preserve">).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et al. (2018) lamb </w:t>
      </w:r>
      <w:commentRangeStart w:id="1"/>
      <w:r>
        <w:t>estimate</w:t>
      </w:r>
      <w:commentRangeEnd w:id="1"/>
      <w:r w:rsidR="00A56B3A">
        <w:rPr>
          <w:rStyle w:val="CommentReference"/>
          <w:sz w:val="24"/>
          <w:szCs w:val="22"/>
        </w:rPr>
        <w:commentReference w:id="1"/>
      </w:r>
      <w:r>
        <w:t xml:space="preserv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t>
      </w:r>
      <w:commentRangeStart w:id="2"/>
      <w:r>
        <w:t>with the exception of CH4/ADG, CH4/MM, CH4/rumen and RMTADG, which were restricted to a single physiological stage</w:t>
      </w:r>
      <w:commentRangeEnd w:id="2"/>
      <w:r w:rsidR="00696EDF">
        <w:rPr>
          <w:rStyle w:val="CommentReference"/>
          <w:sz w:val="24"/>
          <w:szCs w:val="22"/>
        </w:rPr>
        <w:commentReference w:id="2"/>
      </w:r>
      <w:r>
        <w:t>. We believe the units difference and the residual-variance structure explain the great majority of the original discrepancy, and we now discuss this explicitly in the manuscript. We also note that Jonker et al. (2018) data come from a different population (</w:t>
      </w:r>
      <w:commentRangeStart w:id="3"/>
      <w:commentRangeStart w:id="15"/>
      <w:commentRangeStart w:id="4"/>
      <w:r>
        <w:t>New Zealand lambs and ewes</w:t>
      </w:r>
      <w:commentRangeEnd w:id="3"/>
      <w:commentRangeEnd w:id="15"/>
      <w:r w:rsidR="00DB74B7">
        <w:rPr>
          <w:rStyle w:val="CommentReference"/>
          <w:sz w:val="24"/>
          <w:szCs w:val="22"/>
        </w:rPr>
        <w:commentReference w:id="3"/>
      </w:r>
      <w:r>
        <w:rPr>
          <w:rStyle w:val="CommentReference"/>
        </w:rPr>
        <w:commentReference w:id="15"/>
      </w:r>
      <w:commentRangeEnd w:id="4"/>
      <w:r w:rsidR="00C73997">
        <w:rPr>
          <w:rStyle w:val="CommentReference"/>
          <w:sz w:val="24"/>
          <w:szCs w:val="22"/>
        </w:rPr>
        <w:commentReference w:id="4"/>
      </w:r>
      <w:r>
        <w:t xml:space="preserve">)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w:t>
      </w:r>
      <w:del w:id="9003" w:author="Claude" w:date="2026-10-26T06:46:43Z">
        <w:r>
          <w:delText xml:space="preserve">171–172, 214–224, 336–338, 478–487.</w:delText>
        </w:r>
      </w:del>
      <w:ins w:id="9004" w:author="Claude" w:date="2026-10-26T06:46:43Z">
        <w:r>
          <w:t xml:space="preserve">172–173, 216–226, 338–340, 480–489.</w:t>
        </w:r>
      </w:ins>
      <w:r>
        <w:t xml:space="preserve">]</w:t>
      </w:r>
    </w:p>
    <w:p w14:paraId="3BCA5277" w14:textId="77777777" w:rsidR="00485BE8" w:rsidRDefault="00720E23">
      <w:pPr>
        <w:jc w:val="both"/>
      </w:pPr>
      <w:r>
        <w:rPr>
          <w:i/>
        </w:rPr>
        <w:t>CH4/MBW is defined on page 8 and then referred to as MI throughout the rest of the text</w:t>
      </w:r>
    </w:p>
    <w:p w14:paraId="5BCA680F" w14:textId="77777777" w:rsidR="00485BE8" w:rsidRDefault="00720E23">
      <w:pPr>
        <w:jc w:val="both"/>
      </w:pPr>
      <w:r>
        <w:rPr>
          <w:b/>
        </w:rPr>
        <w:t>Response:</w:t>
      </w:r>
      <w:r>
        <w:t xml:space="preserve"> This has been corrected; the trait is now referred to consistently as CH4/MBW throughout the manuscript.</w:t>
      </w:r>
    </w:p>
    <w:p w14:paraId="7F06F690" w14:textId="77777777" w:rsidR="00485BE8" w:rsidRDefault="00720E23">
      <w:pPr>
        <w:jc w:val="both"/>
      </w:pPr>
      <w:r>
        <w:rPr>
          <w:i/>
        </w:rPr>
        <w:lastRenderedPageBreak/>
        <w:t>The units used for the calculation of CH4 ratio are not explicitly defined are they in grams per day or moles? In fact we don't even have a table of means and units for such things as carbon dioxide emissions. The values are small so a rounding error is possible.</w:t>
      </w:r>
    </w:p>
    <w:p w14:paraId="492E00D3" w14:textId="2E79E35A" w:rsidR="00485BE8" w:rsidRDefault="00720E23">
      <w:pPr>
        <w:jc w:val="both"/>
      </w:pPr>
      <w:r>
        <w:rPr>
          <w:b/>
        </w:rPr>
        <w:t>Response:</w:t>
      </w:r>
      <w:r>
        <w:t xml:space="preserve"> As noted above, the units used to calculate CH4 ratio are now stated explicitly in the Methods: both methane and carbon dioxide are expressed in grams per day (g/day), making CH4 ratio a mass-basis proportion. </w:t>
      </w:r>
      <w:commentRangeStart w:id="5"/>
      <w:r>
        <w:t>Units for all traits are now also given in Tables 1 and 2</w:t>
      </w:r>
      <w:commentRangeEnd w:id="5"/>
      <w:r w:rsidR="00681618">
        <w:rPr>
          <w:rStyle w:val="CommentReference"/>
          <w:sz w:val="24"/>
          <w:szCs w:val="22"/>
        </w:rPr>
        <w:commentReference w:id="5"/>
      </w:r>
      <w:r>
        <w:t xml:space="preserve">.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w:t>
      </w:r>
      <w:del w:id="9005" w:author="Claude" w:date="2026-10-26T06:46:43Z">
        <w:r>
          <w:delText xml:space="preserve">16</w:delText>
        </w:r>
        <w:r w:rsidR="00A47B00">
          <w:delText>6</w:delText>
        </w:r>
        <w:r>
          <w:delText>–16</w:delText>
        </w:r>
        <w:r w:rsidR="00A47B00">
          <w:delText>7</w:delText>
        </w:r>
        <w:r>
          <w:delText>, 17</w:delText>
        </w:r>
        <w:r w:rsidR="00DF33F3">
          <w:delText>1</w:delText>
        </w:r>
        <w:r>
          <w:delText>–17</w:delText>
        </w:r>
        <w:r w:rsidR="00DF33F3">
          <w:delText>2</w:delText>
        </w:r>
        <w:r>
          <w:delText>, 2</w:delText>
        </w:r>
        <w:r w:rsidR="00F17799">
          <w:delText>90</w:delText>
        </w:r>
        <w:r>
          <w:delText>–29</w:delText>
        </w:r>
        <w:r w:rsidR="00F17799">
          <w:delText>1</w:delText>
        </w:r>
        <w:r>
          <w:delText xml:space="preserve">.</w:delText>
        </w:r>
      </w:del>
      <w:ins w:id="9006" w:author="Claude" w:date="2026-10-26T06:46:43Z">
        <w:r>
          <w:t xml:space="preserve">167–168, 172–173, 292–293.</w:t>
        </w:r>
      </w:ins>
      <w:r>
        <w:t xml:space="preserve">]</w:t>
      </w:r>
    </w:p>
    <w:p w14:paraId="0ED2C2B1" w14:textId="77777777" w:rsidR="00485BE8" w:rsidRDefault="00720E23">
      <w:pPr>
        <w:jc w:val="both"/>
      </w:pPr>
      <w:r>
        <w:rPr>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14:paraId="4683B859" w14:textId="02DBC6BE" w:rsidR="00485BE8" w:rsidRDefault="00720E23">
      <w:pPr>
        <w:jc w:val="both"/>
      </w:pPr>
      <w:r>
        <w:rPr>
          <w:b/>
        </w:rPr>
        <w:t>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Texel and Suffolk proportions varied substantially within contemporary groups, whereas Cheviot and Lleyn proportions were largely confined to particular contemporary groups,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w:t>
      </w:r>
      <w:r>
        <w:lastRenderedPageBreak/>
        <w:t xml:space="preserve">10% for those recorded on the ADG and CT subsets, compared with 3% for MBW. As breed effects were estimated conditional on contemporary group, these values exclude any breed variation absorbed by the contemporary-group effects. Most contemporary groups (82.1%)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 [Revised manuscript, lines </w:t>
      </w:r>
      <w:del w:id="9007" w:author="Claude" w:date="2026-10-26T06:46:43Z">
        <w:r>
          <w:delText xml:space="preserve">185–19</w:delText>
        </w:r>
        <w:r w:rsidR="000241AE">
          <w:delText>1</w:delText>
        </w:r>
        <w:r>
          <w:delText>, 19</w:delText>
        </w:r>
        <w:r w:rsidR="00880875">
          <w:delText>8</w:delText>
        </w:r>
        <w:r>
          <w:delText>, 28</w:delText>
        </w:r>
        <w:r w:rsidR="0017160D">
          <w:delText>1</w:delText>
        </w:r>
        <w:r>
          <w:delText>–28</w:delText>
        </w:r>
        <w:r w:rsidR="0017160D">
          <w:delText>6</w:delText>
        </w:r>
        <w:r>
          <w:delText>, 60</w:delText>
        </w:r>
        <w:r w:rsidR="009B6019">
          <w:delText>6</w:delText>
        </w:r>
        <w:r>
          <w:delText>–60</w:delText>
        </w:r>
        <w:r w:rsidR="009B6019">
          <w:delText>7</w:delText>
        </w:r>
        <w:r>
          <w:delText>, 61</w:delText>
        </w:r>
        <w:r w:rsidR="009B6019">
          <w:delText>3</w:delText>
        </w:r>
        <w:r>
          <w:delText xml:space="preserve">.</w:delText>
        </w:r>
      </w:del>
      <w:ins w:id="9008" w:author="Claude" w:date="2026-10-26T06:46:43Z">
        <w:r>
          <w:t xml:space="preserve">187–193, 200, 283–288, 605–606, 611.</w:t>
        </w:r>
      </w:ins>
      <w:r>
        <w:t xml:space="preserve">]</w:t>
      </w:r>
    </w:p>
    <w:p w14:paraId="46441A14" w14:textId="77777777" w:rsidR="00485BE8" w:rsidRDefault="00720E23">
      <w:pPr>
        <w:jc w:val="both"/>
      </w:pPr>
      <w:r>
        <w:rPr>
          <w:i/>
        </w:rPr>
        <w:t>This led me to the equation on line 199 page 10 which I noted did not have a “+ e” at the end but is described in the text itself as if it were there.</w:t>
      </w:r>
    </w:p>
    <w:p w14:paraId="3DA952BF" w14:textId="4BB229F2" w:rsidR="00485BE8" w:rsidRDefault="00720E23">
      <w:pPr>
        <w:jc w:val="both"/>
      </w:pPr>
      <w:r>
        <w:rPr>
          <w:b/>
        </w:rPr>
        <w:t>Response:</w:t>
      </w:r>
      <w:r>
        <w:t xml:space="preserve"> Corrected; the model equation now explicitly includes the residual term (+ e). [Revised manuscript, line </w:t>
      </w:r>
      <w:del w:id="9009" w:author="Claude" w:date="2026-10-26T06:46:43Z">
        <w:r>
          <w:delText xml:space="preserve">19</w:delText>
        </w:r>
        <w:r w:rsidR="004B5695">
          <w:delText>4</w:delText>
        </w:r>
        <w:r>
          <w:delText xml:space="preserve">.</w:delText>
        </w:r>
      </w:del>
      <w:ins w:id="9010" w:author="Claude" w:date="2026-10-26T06:46:43Z">
        <w:r>
          <w:t xml:space="preserve">196.</w:t>
        </w:r>
      </w:ins>
      <w:r>
        <w:t xml:space="preserve">]</w:t>
      </w:r>
    </w:p>
    <w:p w14:paraId="23D84F4B" w14:textId="77777777" w:rsidR="00485BE8" w:rsidRDefault="00720E23">
      <w:pPr>
        <w:jc w:val="both"/>
      </w:pPr>
      <w:r>
        <w:rPr>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3C66A4EC" w14:textId="44ED3F93" w:rsidR="00485BE8" w:rsidRDefault="00720E23">
      <w:pPr>
        <w:jc w:val="both"/>
      </w:pPr>
      <w:r>
        <w:rPr>
          <w:b/>
        </w:rPr>
        <w:t>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w:t>
      </w:r>
      <w:r>
        <w:lastRenderedPageBreak/>
        <w:t>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w:t>
      </w:r>
      <w:r w:rsidRPr="00AB4B98">
        <w:rPr>
          <w:vertAlign w:val="subscript"/>
        </w:rPr>
        <w:t>MBW</w:t>
      </w:r>
      <w:r>
        <w:t xml:space="preserve"> and 0.18 (0.02) for RMT</w:t>
      </w:r>
      <w:r w:rsidRPr="00AB4B98">
        <w:rPr>
          <w:vertAlign w:val="subscript"/>
        </w:rPr>
        <w:t>MBW+CO2</w:t>
      </w:r>
      <w:r>
        <w:t xml:space="preserve">;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w:t>
      </w:r>
      <w:del w:id="9011" w:author="Claude" w:date="2026-10-26T06:46:43Z">
        <w:r>
          <w:delText xml:space="preserve">214–224, 511–528.</w:delText>
        </w:r>
      </w:del>
      <w:ins w:id="9012" w:author="Claude" w:date="2026-10-26T06:46:43Z">
        <w:r>
          <w:t xml:space="preserve">216–226, 513–530.</w:t>
        </w:r>
      </w:ins>
      <w:r>
        <w:t xml:space="preserve">]</w:t>
      </w:r>
    </w:p>
    <w:p w14:paraId="48D1BFCF" w14:textId="77777777" w:rsidR="00485BE8" w:rsidRDefault="00720E23">
      <w:pPr>
        <w:jc w:val="both"/>
      </w:pPr>
      <w:r>
        <w:rPr>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31B84C61" w14:textId="2869AE0F" w:rsidR="00485BE8" w:rsidRDefault="00720E23">
      <w:pPr>
        <w:jc w:val="both"/>
      </w:pPr>
      <w:r>
        <w:rPr>
          <w:b/>
        </w:rPr>
        <w:t>Response:</w:t>
      </w:r>
      <w:r>
        <w:t xml:space="preserve"> This is now addressed throughout: the discrepancy with Jonker et al. is discussed explicitly (see above and the Discussion section), and substantially more detail on how the genetic-parameter analysis was conducted is now given in the Methods and Supplementary Material S1. Table 3 now reports the genetic and phenotypic correlations of CO2 and of each alternative definition with daily methane from the re-estimated models; the correlations among </w:t>
      </w:r>
      <w:r>
        <w:lastRenderedPageBreak/>
        <w:t xml:space="preserve">the alternative definitions themselves were not re-estimated and have been removed. [Revised manuscript, lines </w:t>
      </w:r>
      <w:del w:id="9013" w:author="Claude" w:date="2026-10-26T06:46:43Z">
        <w:r>
          <w:delText xml:space="preserve">280–28</w:delText>
        </w:r>
        <w:r w:rsidR="00FB4522">
          <w:delText>6</w:delText>
        </w:r>
        <w:r>
          <w:delText>, 47</w:delText>
        </w:r>
        <w:r w:rsidR="0034478E">
          <w:delText>8</w:delText>
        </w:r>
        <w:r>
          <w:delText>–48</w:delText>
        </w:r>
        <w:r w:rsidR="0034478E">
          <w:delText>7</w:delText>
        </w:r>
        <w:r>
          <w:delText>, 60</w:delText>
        </w:r>
        <w:r w:rsidR="00084D05">
          <w:delText>6</w:delText>
        </w:r>
        <w:r>
          <w:delText>–60</w:delText>
        </w:r>
        <w:r w:rsidR="00084D05">
          <w:delText>8</w:delText>
        </w:r>
        <w:r>
          <w:delText>, 61</w:delText>
        </w:r>
        <w:r w:rsidR="00084D05">
          <w:delText>3</w:delText>
        </w:r>
        <w:r>
          <w:delText xml:space="preserve">.</w:delText>
        </w:r>
      </w:del>
      <w:ins w:id="9014" w:author="Claude" w:date="2026-10-26T06:46:43Z">
        <w:r>
          <w:t xml:space="preserve">282–288, 480–489, 605–607, 611.</w:t>
        </w:r>
      </w:ins>
      <w:r>
        <w:t xml:space="preserve">]</w:t>
      </w:r>
    </w:p>
    <w:p w14:paraId="51ACDDA3" w14:textId="77777777" w:rsidR="00485BE8" w:rsidRDefault="00720E23">
      <w:pPr>
        <w:jc w:val="both"/>
      </w:pPr>
      <w:r>
        <w:rPr>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FBF91C6" w14:textId="343809E3" w:rsidR="00485BE8" w:rsidRDefault="00720E23">
      <w:pPr>
        <w:jc w:val="both"/>
      </w:pPr>
      <w:commentRangeStart w:id="6"/>
      <w:r>
        <w:rPr>
          <w:b/>
        </w:rPr>
        <w:t>Response</w:t>
      </w:r>
      <w:commentRangeEnd w:id="6"/>
      <w:r w:rsidR="001A6281">
        <w:rPr>
          <w:rStyle w:val="CommentReference"/>
          <w:b/>
          <w:sz w:val="24"/>
          <w:szCs w:val="22"/>
        </w:rPr>
        <w:commentReference w:id="6"/>
      </w:r>
      <w:r>
        <w:rPr>
          <w:b/>
        </w:rPr>
        <w:t>:</w:t>
      </w:r>
      <w:r>
        <w:t xml:space="preserve"> We accept the reviewer’s point. The ratio and residual definitions are, in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in its own right and is used, rather than ADG, as the intake proxy in the selection index. The </w:t>
      </w:r>
      <w:r w:rsidR="001C3865">
        <w:t>d</w:t>
      </w:r>
      <w:r>
        <w:t xml:space="preserve">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w:t>
      </w:r>
      <w:r>
        <w:lastRenderedPageBreak/>
        <w:t>includes no feed intake, fecundity, longevity or survival traits and no economic values. Its narrower aim, now stated in the Abstract, Background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w:t>
      </w:r>
      <w:r w:rsidR="00881D24">
        <w:t xml:space="preserve"> (CO2 act</w:t>
      </w:r>
      <w:r w:rsidR="00AC6469">
        <w:t>ing as a proxy for feed intake)</w:t>
      </w:r>
      <w:r>
        <w:t xml:space="preserve"> at zero response, so that methane is not reduced simply by favouring animals that </w:t>
      </w:r>
      <w:commentRangeStart w:id="7"/>
      <w:r>
        <w:t>eat less</w:t>
      </w:r>
      <w:commentRangeEnd w:id="7"/>
      <w:r w:rsidR="00EE14A7">
        <w:rPr>
          <w:rStyle w:val="CommentReference"/>
          <w:sz w:val="24"/>
          <w:szCs w:val="22"/>
        </w:rPr>
        <w:commentReference w:id="7"/>
      </w:r>
      <w:r>
        <w:t xml:space="preserve">. [Revised manuscript, lines </w:t>
      </w:r>
      <w:del w:id="9015" w:author="Claude" w:date="2026-10-26T06:46:43Z">
        <w:r>
          <w:delText xml:space="preserve">431–436, 463–477, 502–510, 535–538, 543–560.</w:delText>
        </w:r>
      </w:del>
      <w:ins w:id="9016" w:author="Claude" w:date="2026-10-26T06:46:43Z">
        <w:r>
          <w:t xml:space="preserve">433–438, 465–479, 504–512, 537–540, 545–559.</w:t>
        </w:r>
      </w:ins>
      <w:r>
        <w:t xml:space="preserve">]</w:t>
      </w:r>
    </w:p>
    <w:p w14:paraId="4E284F81" w14:textId="77777777" w:rsidR="00485BE8" w:rsidRDefault="00720E23">
      <w:pPr>
        <w:jc w:val="both"/>
      </w:pPr>
      <w:r>
        <w:rPr>
          <w:i/>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w:t>
      </w:r>
      <w:r>
        <w:rPr>
          <w:i/>
        </w:rPr>
        <w:lastRenderedPageBreak/>
        <w:t>under Selection: From Theory to a Case-Study.” bioRxiv. https://doi.org/10.1101/2025.03.13.643026. There needs to be some caveats and a reference to this work, as this issue is becoming more important with the use of genomics.</w:t>
      </w:r>
    </w:p>
    <w:p w14:paraId="7B7EED03" w14:textId="77777777" w:rsidR="00485BE8" w:rsidRDefault="00720E23">
      <w:pPr>
        <w:jc w:val="both"/>
      </w:pPr>
      <w:r>
        <w:rPr>
          <w:b/>
        </w:rPr>
        <w:t>Response:</w:t>
      </w:r>
      <w:r>
        <w:t xml:space="preserve"> We thank the reviewer for these points, which we have addressed in the revised selection index analysis (Methods, “Selection index analysis”; Results, Figure 1 and Table 6; Supplementary Tables S2–S4). [Revised manuscript, lines </w:t>
      </w:r>
      <w:del w:id="9017" w:author="Claude" w:date="2026-10-26T06:46:43Z">
        <w:r>
          <w:delText xml:space="preserve">250–252, 270–279, 415–418, 543–549.</w:delText>
        </w:r>
      </w:del>
      <w:ins w:id="9018" w:author="Claude" w:date="2026-10-26T06:46:43Z">
        <w:r>
          <w:t xml:space="preserve">251–253, 272–281, 417–420, 545–551.</w:t>
        </w:r>
      </w:ins>
      <w:r>
        <w:t xml:space="preserve">]</w:t>
      </w:r>
    </w:p>
    <w:p w14:paraId="4F579489" w14:textId="77777777" w:rsidR="00485BE8" w:rsidRDefault="00720E23">
      <w:pPr>
        <w:jc w:val="both"/>
      </w:pPr>
      <w: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14:paraId="6DEA1CC4" w14:textId="77777777" w:rsidR="00485BE8" w:rsidRDefault="00720E23">
      <w:pPr>
        <w:jc w:val="both"/>
      </w:pPr>
      <w:r>
        <w:t xml:space="preserve">2. Partial recording, sex, progeny and genomics: the analysis assumes selection on the candidate’s own records for all three traits, with no relatives’ or genomic information, no sex differences and no differences in breeding-value accuracy; we now state that these are limitations (lines </w:t>
      </w:r>
      <w:del w:id="9019" w:author="Claude" w:date="2026-10-26T06:46:43Z">
        <w:r>
          <w:delText xml:space="preserve">277–279, 543–549</w:delText>
        </w:r>
      </w:del>
      <w:ins w:id="9020" w:author="Claude" w:date="2026-10-26T06:46:43Z">
        <w:r>
          <w:t xml:space="preserve">279–281, 545–551</w:t>
        </w:r>
      </w:ins>
      <w:r>
        <w:t xml:space="preserve">).</w:t>
      </w:r>
    </w:p>
    <w:p w14:paraId="475F7143" w14:textId="74D2F27F" w:rsidR="00485BE8" w:rsidRDefault="00720E23">
      <w:pPr>
        <w:jc w:val="both"/>
      </w:pPr>
      <w:r>
        <w:t>3. Approximation: we cite Cuyabano et al. (2025) [61] and state that the genetic parameters were treated as constant across generations, whereas they change under selection. We</w:t>
      </w:r>
      <w:r w:rsidR="00ED6F89">
        <w:t xml:space="preserve"> do</w:t>
      </w:r>
      <w:r>
        <w:t xml:space="preserve">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14:paraId="3388DFB9" w14:textId="77777777" w:rsidR="00485BE8" w:rsidRDefault="00720E23">
      <w:pPr>
        <w:jc w:val="both"/>
      </w:pPr>
      <w:r>
        <w:t xml:space="preserve">4. Scope: the analysis is not intended as a large, sophisticated index simulation or a national breeding index. It is a deliberately narrow, detailed investigation of how methane traits behave </w:t>
      </w:r>
      <w:r>
        <w:lastRenderedPageBreak/>
        <w:t>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14:paraId="24FB8185" w14:textId="77777777" w:rsidR="00485BE8" w:rsidRDefault="00720E23">
      <w:r>
        <w:rPr>
          <w:b/>
          <w:sz w:val="28"/>
        </w:rPr>
        <w:t>Reviewer #2</w:t>
      </w:r>
    </w:p>
    <w:p w14:paraId="5FA47F77" w14:textId="77777777" w:rsidR="00485BE8" w:rsidRDefault="00720E23">
      <w:pPr>
        <w:jc w:val="both"/>
      </w:pPr>
      <w:r>
        <w:rPr>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44BAE241" w14:textId="0B3B13F2" w:rsidR="00485BE8" w:rsidRDefault="00720E23">
      <w:pPr>
        <w:jc w:val="both"/>
      </w:pPr>
      <w:r>
        <w:rPr>
          <w:b/>
        </w:rPr>
        <w:t>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w:t>
      </w:r>
      <w:r w:rsidR="00C73997">
        <w:t>) and</w:t>
      </w:r>
      <w:r>
        <w:t xml:space="preserve">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w:t>
      </w:r>
      <w:r>
        <w:lastRenderedPageBreak/>
        <w:t xml:space="preserve">ratio, which when linearised gives the same breeding-goal direction as CH4/CO2, is among the methane traits examined in the index (Table 6). We use CO2 as a proxy for feed intake, while recognising that it is not a validated measure of intake. [Revised manuscript, lines </w:t>
      </w:r>
      <w:del w:id="9021" w:author="Claude" w:date="2026-10-26T06:46:43Z">
        <w:r>
          <w:delText xml:space="preserve">166–167, 320–322, 351–352, 463–477, 505–510.</w:delText>
        </w:r>
      </w:del>
      <w:ins w:id="9022" w:author="Claude" w:date="2026-10-26T06:46:43Z">
        <w:r>
          <w:t xml:space="preserve">167–168, 322–324, 353–354, 465–479, 507–512.</w:t>
        </w:r>
      </w:ins>
      <w:r>
        <w:t xml:space="preserve">]</w:t>
      </w:r>
    </w:p>
    <w:p w14:paraId="5A721F63" w14:textId="77777777" w:rsidR="00485BE8" w:rsidRDefault="00720E23">
      <w:pPr>
        <w:jc w:val="both"/>
      </w:pPr>
      <w:r>
        <w:rPr>
          <w:i/>
        </w:rPr>
        <w:t>Regarding the PAC method - what are pros and cons regarding you study? Does that capture the real emission of the animals? And how do you address the in general very little amount of repeatable records per animal?</w:t>
      </w:r>
    </w:p>
    <w:p w14:paraId="672B11BF" w14:textId="10E5C9B5" w:rsidR="00485BE8" w:rsidRDefault="00720E23">
      <w:pPr>
        <w:jc w:val="both"/>
      </w:pPr>
      <w:r>
        <w:rPr>
          <w:b/>
        </w:rPr>
        <w:t>Response:</w:t>
      </w:r>
      <w:r>
        <w:t xml:space="preserve"> The pros and cons of the PAC method for this study are now discussed in the Background. In brief, PACs are portable, quick (about one hour per measurement) and </w:t>
      </w:r>
      <w:commentRangeStart w:id="8"/>
      <w:r>
        <w:t>relatively low cost per phenotype</w:t>
      </w:r>
      <w:commentRangeEnd w:id="8"/>
      <w:r w:rsidR="000F47F8">
        <w:rPr>
          <w:rStyle w:val="CommentReference"/>
          <w:sz w:val="24"/>
          <w:szCs w:val="22"/>
        </w:rPr>
        <w:commentReference w:id="8"/>
      </w:r>
      <w:r>
        <w:t xml:space="preser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w:t>
      </w:r>
      <w:r>
        <w:lastRenderedPageBreak/>
        <w:t xml:space="preserve">records limit what can be estimated for some of the smaller trait subsets, such as the CT-derived traits). [Revised manuscript, lines </w:t>
      </w:r>
      <w:del w:id="9023" w:author="Claude" w:date="2026-10-26T06:46:43Z">
        <w:r>
          <w:delText xml:space="preserve">66–73, 525–528.</w:delText>
        </w:r>
      </w:del>
      <w:ins w:id="9024" w:author="Claude" w:date="2026-10-26T06:46:43Z">
        <w:r>
          <w:t xml:space="preserve">66–73, 527–530.</w:t>
        </w:r>
      </w:ins>
      <w:r>
        <w:t xml:space="preserve">]</w:t>
      </w:r>
    </w:p>
    <w:p w14:paraId="019C4D85" w14:textId="77777777" w:rsidR="00485BE8" w:rsidRDefault="00720E23">
      <w:pPr>
        <w:jc w:val="both"/>
      </w:pPr>
      <w:r>
        <w:rPr>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14:paraId="64569E03" w14:textId="77777777" w:rsidR="00485BE8" w:rsidRDefault="00720E23">
      <w:pPr>
        <w:jc w:val="both"/>
      </w:pPr>
      <w:r>
        <w:rPr>
          <w:b/>
        </w:rPr>
        <w:t>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GreenFeed measurements,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our data come from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w:t>
      </w:r>
      <w:del w:id="9025" w:author="Claude" w:date="2026-10-26T06:46:43Z">
        <w:r>
          <w:delText xml:space="preserve">478–487.</w:delText>
        </w:r>
      </w:del>
      <w:ins w:id="9026" w:author="Claude" w:date="2026-10-26T06:46:43Z">
        <w:r>
          <w:t xml:space="preserve">480–489.</w:t>
        </w:r>
      </w:ins>
      <w:r>
        <w:t xml:space="preserve">]</w:t>
      </w:r>
    </w:p>
    <w:p w14:paraId="1DA71E80" w14:textId="77777777" w:rsidR="00485BE8" w:rsidRDefault="00720E23">
      <w:pPr>
        <w:jc w:val="both"/>
      </w:pPr>
      <w:r>
        <w:rPr>
          <w:i/>
        </w:rPr>
        <w:t>At last - there are other studies showing differences between growing and adult animals in their physiology and therefore also in their methane emissions. Did you consider splitting the dataset into different groups? That might affect your results.</w:t>
      </w:r>
    </w:p>
    <w:p w14:paraId="2F49D191" w14:textId="77777777" w:rsidR="00485BE8" w:rsidRDefault="00720E23">
      <w:pPr>
        <w:jc w:val="both"/>
      </w:pPr>
      <w:r>
        <w:rPr>
          <w:b/>
        </w:rPr>
        <w:lastRenderedPageBreak/>
        <w:t>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w:t>
      </w:r>
      <w:del w:id="9027" w:author="Claude" w:date="2026-10-26T06:46:43Z">
        <w:r>
          <w:delText xml:space="preserve">214–224, 511–528.</w:delText>
        </w:r>
      </w:del>
      <w:ins w:id="9028" w:author="Claude" w:date="2026-10-26T06:46:43Z">
        <w:r>
          <w:t xml:space="preserve">216–226, 513–530.</w:t>
        </w:r>
      </w:ins>
      <w:r>
        <w:t xml:space="preserve">]</w:t>
      </w:r>
    </w:p>
    <w:p w14:paraId="3DF982F0" w14:textId="77777777" w:rsidR="00485BE8" w:rsidRDefault="00720E23">
      <w:pPr>
        <w:jc w:val="both"/>
      </w:pPr>
      <w:r>
        <w:t>Some minor comments are listed below:</w:t>
      </w:r>
    </w:p>
    <w:p w14:paraId="2821142B" w14:textId="77777777" w:rsidR="00485BE8" w:rsidRDefault="00720E23">
      <w:pPr>
        <w:jc w:val="both"/>
      </w:pPr>
      <w:r>
        <w:rPr>
          <w:b/>
          <w:i/>
        </w:rPr>
        <w:t>Line 47:</w:t>
      </w:r>
      <w:r>
        <w:t xml:space="preserve"> </w:t>
      </w:r>
      <w:r>
        <w:rPr>
          <w:i/>
        </w:rPr>
        <w:t>I would maybe mention that this is the ratio of these traits - looks a bit better to read.</w:t>
      </w:r>
    </w:p>
    <w:p w14:paraId="180F8D71" w14:textId="77777777" w:rsidR="00485BE8" w:rsidRDefault="00720E23">
      <w:pPr>
        <w:jc w:val="both"/>
      </w:pPr>
      <w:r>
        <w:rPr>
          <w:b/>
        </w:rPr>
        <w:t>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14:paraId="27B1D708" w14:textId="77777777" w:rsidR="00485BE8" w:rsidRDefault="00720E23">
      <w:pPr>
        <w:jc w:val="both"/>
      </w:pPr>
      <w:r>
        <w:rPr>
          <w:b/>
          <w:i/>
        </w:rPr>
        <w:t>Line 48 ff:</w:t>
      </w:r>
      <w:r>
        <w:t xml:space="preserve"> </w:t>
      </w:r>
      <w:r>
        <w:rPr>
          <w:i/>
        </w:rPr>
        <w:t>I would recommend to write g/day instead, that looks a bit better to read.</w:t>
      </w:r>
    </w:p>
    <w:p w14:paraId="6C932379" w14:textId="4F22C248" w:rsidR="00485BE8" w:rsidRDefault="00720E23">
      <w:pPr>
        <w:jc w:val="both"/>
      </w:pPr>
      <w:r>
        <w:rPr>
          <w:b/>
        </w:rPr>
        <w:t>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w:t>
      </w:r>
      <w:r w:rsidR="00D71A6B">
        <w:t>“/”</w:t>
      </w:r>
      <w:r>
        <w:t>. We are happy to change this if the journal style requires.</w:t>
      </w:r>
    </w:p>
    <w:p w14:paraId="63C4C36E" w14:textId="77777777" w:rsidR="00485BE8" w:rsidRDefault="00720E23">
      <w:pPr>
        <w:jc w:val="both"/>
      </w:pPr>
      <w:r>
        <w:rPr>
          <w:b/>
          <w:i/>
        </w:rPr>
        <w:t>Line 70-71:</w:t>
      </w:r>
      <w:r>
        <w:t xml:space="preserve"> </w:t>
      </w:r>
      <w:r>
        <w:rPr>
          <w:i/>
        </w:rPr>
        <w:t>I would maybe rephrase "climate mitigation" - you want to mitigate greenhouse gas emissions, not the climate I guess..</w:t>
      </w:r>
    </w:p>
    <w:p w14:paraId="0E8A3126" w14:textId="77777777" w:rsidR="00485BE8" w:rsidRDefault="00720E23">
      <w:pPr>
        <w:jc w:val="both"/>
      </w:pPr>
      <w:r>
        <w:rPr>
          <w:b/>
        </w:rPr>
        <w:t>Response:</w:t>
      </w:r>
      <w:r>
        <w:t xml:space="preserve"> “climate mitigation strategies” now reads “greenhouse gas mitigation strategies” (Background). [Revised manuscript, lines 46–47.]</w:t>
      </w:r>
    </w:p>
    <w:p w14:paraId="668C3EA4" w14:textId="77777777" w:rsidR="00485BE8" w:rsidRDefault="00720E23">
      <w:pPr>
        <w:jc w:val="both"/>
      </w:pPr>
      <w:r>
        <w:rPr>
          <w:b/>
          <w:i/>
        </w:rPr>
        <w:t>Line 72:</w:t>
      </w:r>
      <w:r>
        <w:t xml:space="preserve"> </w:t>
      </w:r>
      <w:r>
        <w:rPr>
          <w:i/>
        </w:rPr>
        <w:t>What do you mean with agriculture dominated by methane?</w:t>
      </w:r>
    </w:p>
    <w:p w14:paraId="2D4C107E" w14:textId="77777777" w:rsidR="00485BE8" w:rsidRDefault="00720E23">
      <w:pPr>
        <w:jc w:val="both"/>
      </w:pPr>
      <w:r>
        <w:rPr>
          <w:b/>
        </w:rPr>
        <w:t>Response:</w:t>
      </w:r>
      <w:r>
        <w:t xml:space="preserve"> The sentence now states that agriculture is the largest single sector source of Ireland’s national greenhouse gas emissions, with methane from enteric fermentation in cattle and sheep the dominant gas (Background). [Revised manuscript, lines 54–56.]</w:t>
      </w:r>
    </w:p>
    <w:p w14:paraId="5A216F5D" w14:textId="77777777" w:rsidR="00485BE8" w:rsidRDefault="00720E23">
      <w:pPr>
        <w:jc w:val="both"/>
      </w:pPr>
      <w:r>
        <w:rPr>
          <w:b/>
          <w:i/>
        </w:rPr>
        <w:lastRenderedPageBreak/>
        <w:t>Line 73:</w:t>
      </w:r>
      <w:r>
        <w:t xml:space="preserve"> </w:t>
      </w:r>
      <w:r>
        <w:rPr>
          <w:i/>
        </w:rPr>
        <w:t>How is that? I would recommend you to explain this statement, or to remove it in order to avoid confusion.</w:t>
      </w:r>
    </w:p>
    <w:p w14:paraId="4FBA2876" w14:textId="77777777" w:rsidR="00485BE8" w:rsidRDefault="00720E23">
      <w:pPr>
        <w:jc w:val="both"/>
      </w:pPr>
      <w:r>
        <w:rPr>
          <w:b/>
        </w:rPr>
        <w:t>Response:</w:t>
      </w:r>
      <w:r>
        <w:t xml:space="preserve"> The statement on Ireland’s carbon efficiency is now explained as being on a per-kilogram-of-product basis and cited [5, 6], and is linked to the need for mitigation that does not reduce productivity (Background). [Revised manuscript, lines 56–58.]</w:t>
      </w:r>
    </w:p>
    <w:p w14:paraId="33AF235D" w14:textId="77777777" w:rsidR="00485BE8" w:rsidRDefault="00720E23">
      <w:pPr>
        <w:jc w:val="both"/>
      </w:pPr>
      <w:r>
        <w:rPr>
          <w:b/>
          <w:i/>
        </w:rPr>
        <w:t>Line 84-85:</w:t>
      </w:r>
      <w:r>
        <w:t xml:space="preserve"> </w:t>
      </w:r>
      <w:r>
        <w:rPr>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14:paraId="60EC8139" w14:textId="77777777" w:rsidR="00485BE8" w:rsidRDefault="00720E23">
      <w:pPr>
        <w:jc w:val="both"/>
      </w:pPr>
      <w:r>
        <w:rPr>
          <w:b/>
        </w:rPr>
        <w:t>Response:</w:t>
      </w:r>
      <w:r>
        <w:t xml:space="preserve"> Enteric methane is now specified at first use in the Background (“Enteric methane emissions (hereafter referred to as methane emissions), produced during rumen fermentation…”), so that methane from manure management is not implied. The Methods (Absolute Methane Production) restates this as the methane captured by PAC measurement. [Revised manuscript, lines </w:t>
      </w:r>
      <w:del w:id="9029" w:author="Claude" w:date="2026-10-26T06:46:43Z">
        <w:r>
          <w:delText xml:space="preserve">47–48, 164–165.</w:delText>
        </w:r>
      </w:del>
      <w:ins w:id="9030" w:author="Claude" w:date="2026-10-26T06:46:43Z">
        <w:r>
          <w:t xml:space="preserve">47–48, 165–166.</w:t>
        </w:r>
      </w:ins>
      <w:r>
        <w:t xml:space="preserve">]</w:t>
      </w:r>
    </w:p>
    <w:p w14:paraId="1D8B406D" w14:textId="77777777" w:rsidR="00485BE8" w:rsidRDefault="00720E23">
      <w:pPr>
        <w:jc w:val="both"/>
      </w:pPr>
      <w:r>
        <w:rPr>
          <w:b/>
          <w:i/>
        </w:rPr>
        <w:t>Line 154:</w:t>
      </w:r>
      <w:r>
        <w:t xml:space="preserve"> </w:t>
      </w:r>
      <w:r>
        <w:rPr>
          <w:i/>
        </w:rPr>
        <w:t>Charolais with only one "l".</w:t>
      </w:r>
    </w:p>
    <w:p w14:paraId="02334C26" w14:textId="77777777" w:rsidR="00485BE8" w:rsidRDefault="00720E23">
      <w:pPr>
        <w:jc w:val="both"/>
      </w:pPr>
      <w:r>
        <w:rPr>
          <w:b/>
        </w:rPr>
        <w:t>Response:</w:t>
      </w:r>
      <w:r>
        <w:t xml:space="preserve"> Corrected to “Charolais” throughout; the misspelling “Llyen” in the same sentence has also been corrected to “Lleyn”. [Revised manuscript, lines </w:t>
      </w:r>
      <w:del w:id="9031" w:author="Claude" w:date="2026-10-26T06:46:43Z">
        <w:r>
          <w:delText xml:space="preserve">144–145.</w:delText>
        </w:r>
      </w:del>
      <w:ins w:id="9032" w:author="Claude" w:date="2026-10-26T06:46:43Z">
        <w:r>
          <w:t xml:space="preserve">145–146.</w:t>
        </w:r>
      </w:ins>
      <w:r>
        <w:t xml:space="preserve">]</w:t>
      </w:r>
    </w:p>
    <w:p w14:paraId="04FD0A47" w14:textId="77777777" w:rsidR="00485BE8" w:rsidRDefault="00720E23">
      <w:pPr>
        <w:jc w:val="both"/>
      </w:pPr>
      <w:r>
        <w:rPr>
          <w:b/>
          <w:i/>
        </w:rPr>
        <w:t>Line 164:</w:t>
      </w:r>
      <w:r>
        <w:t xml:space="preserve"> </w:t>
      </w:r>
      <w:r>
        <w:rPr>
          <w:i/>
        </w:rPr>
        <w:t>You consistently call these traits "alternative" definitions, but I would recommend you to call them "different" or something similar, as I always remain asking myself alternative to what?</w:t>
      </w:r>
    </w:p>
    <w:p w14:paraId="7A7FE94F" w14:textId="77777777" w:rsidR="00485BE8" w:rsidRDefault="00720E23">
      <w:pPr>
        <w:jc w:val="both"/>
      </w:pPr>
      <w:r>
        <w:rPr>
          <w:b/>
        </w:rPr>
        <w:t>Response:</w:t>
      </w:r>
      <w:r>
        <w:t xml:space="preserve"> We have kept the term “alternative”, as it is widely used for these traits in the literature, but it is now defined where the traits are introduced in the Methods (Methane trait definitions): “alternative” refers to traits expressed relative to production or as residuals, rather than as daily (absolute) methane alone. [Revised manuscript, lines </w:t>
      </w:r>
      <w:del w:id="9033" w:author="Claude" w:date="2026-10-26T06:46:43Z">
        <w:r>
          <w:delText xml:space="preserve">159–162.</w:delText>
        </w:r>
      </w:del>
      <w:ins w:id="9034" w:author="Claude" w:date="2026-10-26T06:46:43Z">
        <w:r>
          <w:t xml:space="preserve">160–163.</w:t>
        </w:r>
      </w:ins>
      <w:r>
        <w:t xml:space="preserve">]</w:t>
      </w:r>
    </w:p>
    <w:p w14:paraId="577821BF" w14:textId="77777777" w:rsidR="00485BE8" w:rsidRDefault="00720E23">
      <w:pPr>
        <w:jc w:val="both"/>
      </w:pPr>
      <w:r>
        <w:rPr>
          <w:b/>
          <w:i/>
        </w:rPr>
        <w:t>Line 195:</w:t>
      </w:r>
      <w:r>
        <w:t xml:space="preserve"> </w:t>
      </w:r>
      <w:r>
        <w:rPr>
          <w:i/>
        </w:rPr>
        <w:t>How many sires did you have and how complete was the pedigree for all animals?</w:t>
      </w:r>
    </w:p>
    <w:p w14:paraId="36B371BB" w14:textId="77777777" w:rsidR="00485BE8" w:rsidRDefault="00720E23">
      <w:pPr>
        <w:jc w:val="both"/>
      </w:pPr>
      <w:r>
        <w:rPr>
          <w:b/>
        </w:rPr>
        <w:lastRenderedPageBreak/>
        <w:t>Response:</w:t>
      </w:r>
      <w:r>
        <w:t xml:space="preserv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 [Revised manuscript, lines </w:t>
      </w:r>
      <w:del w:id="9035" w:author="Claude" w:date="2026-10-26T06:46:43Z">
        <w:r>
          <w:delText xml:space="preserve">185–191, 613.</w:delText>
        </w:r>
      </w:del>
      <w:ins w:id="9036" w:author="Claude" w:date="2026-10-26T06:46:43Z">
        <w:r>
          <w:t xml:space="preserve">187–193, 611.</w:t>
        </w:r>
      </w:ins>
      <w:r>
        <w:t xml:space="preserve">]</w:t>
      </w:r>
    </w:p>
    <w:p w14:paraId="1D1EE881" w14:textId="77777777" w:rsidR="00485BE8" w:rsidRDefault="00720E23">
      <w:pPr>
        <w:jc w:val="both"/>
      </w:pPr>
      <w:r>
        <w:rPr>
          <w:b/>
          <w:i/>
        </w:rPr>
        <w:t>Line 202 ff:</w:t>
      </w:r>
      <w:r>
        <w:t xml:space="preserve"> </w:t>
      </w:r>
      <w:r>
        <w:rPr>
          <w:i/>
        </w:rPr>
        <w:t>"sex" and the other effects in the model should also be cursive when referring to the model.</w:t>
      </w:r>
    </w:p>
    <w:p w14:paraId="45CA60F9" w14:textId="77777777" w:rsidR="00485BE8" w:rsidRDefault="00720E23">
      <w:pPr>
        <w:jc w:val="both"/>
      </w:pPr>
      <w:r>
        <w:rPr>
          <w:b/>
        </w:rPr>
        <w:t>Response:</w:t>
      </w:r>
      <w:r>
        <w:t xml:space="preserve"> All model terms (sex, BR to TX, UN, het, rec, age, BTg, RTg, BTe, RTe, DP, CG, a, pe and e) are now italicised in the model definitions (Methods, Genetic analysis). [Revised manuscript, lines </w:t>
      </w:r>
      <w:del w:id="9037" w:author="Claude" w:date="2026-10-26T06:46:43Z">
        <w:r>
          <w:delText xml:space="preserve">195–211.</w:delText>
        </w:r>
      </w:del>
      <w:ins w:id="9038" w:author="Claude" w:date="2026-10-26T06:46:43Z">
        <w:r>
          <w:t xml:space="preserve">197–213.</w:t>
        </w:r>
      </w:ins>
      <w:r>
        <w:t xml:space="preserve">]</w:t>
      </w:r>
    </w:p>
    <w:p w14:paraId="7FF70E90" w14:textId="77777777" w:rsidR="00485BE8" w:rsidRDefault="00720E23">
      <w:pPr>
        <w:jc w:val="both"/>
      </w:pPr>
      <w:r>
        <w:rPr>
          <w:b/>
          <w:i/>
        </w:rPr>
        <w:t>Line 213:</w:t>
      </w:r>
      <w:r>
        <w:t xml:space="preserve"> </w:t>
      </w:r>
      <w:r>
        <w:rPr>
          <w:i/>
        </w:rPr>
        <w:t>You stated initially that only about 25% of you animals have repeated records and though, you apply a permanent environmental effect. Did you other techniques?</w:t>
      </w:r>
    </w:p>
    <w:p w14:paraId="43F6AFE9" w14:textId="08604520" w:rsidR="00485BE8" w:rsidRDefault="00720E23">
      <w:pPr>
        <w:jc w:val="both"/>
      </w:pPr>
      <w:r>
        <w:rPr>
          <w:b/>
        </w:rPr>
        <w:t>Response:</w:t>
      </w:r>
      <w:r>
        <w:t xml:space="preserve"> </w:t>
      </w:r>
      <w:del w:id="9049" w:author="Claude" w:date="2026-10-26T06:46:43Z">
        <w:r w:rsidR="00C73997">
          <w:delText>As stated in our response</w:delText>
        </w:r>
        <w:r>
          <w:delText xml:space="preserve"> above on repeated records</w:delText>
        </w:r>
        <w:r w:rsidR="00C73997">
          <w:delText xml:space="preserve"> </w:delText>
        </w:r>
        <w:r w:rsidR="00C73997">
          <w:delText>XXx</w:delText>
        </w:r>
        <w:r>
          <w:delText xml:space="preserve">.</w:delText>
        </w:r>
      </w:del>
      <w:ins w:id="9050" w:author="Claude" w:date="2026-10-26T06:46:43Z">
        <w:r>
          <w:t xml:space="preserve">As stated in our response above on repeated records, we considered a model without the permanent environmental effect but retained the effect.</w:t>
        </w:r>
      </w:ins>
      <w:commentRangeStart w:id="12"/>
      <w:commentRangeStart w:id="14"/>
      <w:commentRangeEnd w:id="12"/>
      <w:commentRangeEnd w:id="14"/>
      <w:r w:rsidR="00C73997">
        <w:rPr>
          <w:rStyle w:val="CommentReference"/>
          <w:sz w:val="24"/>
          <w:szCs w:val="22"/>
        </w:rPr>
        <w:commentReference w:id="12"/>
      </w:r>
      <w:r>
        <w:rPr>
          <w:rStyle w:val="CommentReference"/>
        </w:rPr>
        <w:commentReference w:id="14"/>
      </w:r>
      <w:r>
        <w:t xml:space="preserve">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w:t>
      </w:r>
      <w:del w:id="9039" w:author="Claude" w:date="2026-10-26T06:46:43Z">
        <w:r>
          <w:delText xml:space="preserve">525–528.</w:delText>
        </w:r>
      </w:del>
      <w:ins w:id="9040" w:author="Claude" w:date="2026-10-26T06:46:43Z">
        <w:r>
          <w:t xml:space="preserve">527–530.</w:t>
        </w:r>
      </w:ins>
      <w:r>
        <w:t xml:space="preserve">]</w:t>
      </w:r>
    </w:p>
    <w:p w14:paraId="69C75263" w14:textId="77777777" w:rsidR="00485BE8" w:rsidRDefault="00720E23">
      <w:pPr>
        <w:jc w:val="both"/>
      </w:pPr>
      <w:r>
        <w:rPr>
          <w:b/>
          <w:i/>
        </w:rPr>
        <w:t>Line 297:</w:t>
      </w:r>
      <w:r>
        <w:t xml:space="preserve"> </w:t>
      </w:r>
      <w:r>
        <w:rPr>
          <w:i/>
        </w:rPr>
        <w:t>You did not introduce the CH4/CO2 ratio as a trait in your method section.</w:t>
      </w:r>
    </w:p>
    <w:p w14:paraId="1EB08A84" w14:textId="77777777" w:rsidR="00485BE8" w:rsidRDefault="00720E23">
      <w:pPr>
        <w:jc w:val="both"/>
      </w:pPr>
      <w:r>
        <w:rPr>
          <w:b/>
        </w:rPr>
        <w:t>Response:</w:t>
      </w:r>
      <w:r>
        <w:t xml:space="preserve"> The trait at line 297 is CH4 ratio, which is CH4/(CH4 + CO2) rather than CH4/CO2. It was defined in the submitted Methods (Ratio-Based Methane Traits), but we have now made </w:t>
      </w:r>
      <w:r>
        <w:lastRenderedPageBreak/>
        <w:t xml:space="preserve">the definition more explicit there, stating the formula, its units (g day⁻¹ for both gases) and that it is calculated on a mass basis. [Revised manuscript, lines </w:t>
      </w:r>
      <w:del w:id="9041" w:author="Claude" w:date="2026-10-26T06:46:43Z">
        <w:r>
          <w:delText xml:space="preserve">171–172.</w:delText>
        </w:r>
      </w:del>
      <w:ins w:id="9042" w:author="Claude" w:date="2026-10-26T06:46:43Z">
        <w:r>
          <w:t xml:space="preserve">172–173.</w:t>
        </w:r>
      </w:ins>
      <w:r>
        <w:t xml:space="preserve">]</w:t>
      </w:r>
    </w:p>
    <w:p w14:paraId="75BEA8AA" w14:textId="77777777" w:rsidR="00485BE8" w:rsidRDefault="00720E23">
      <w:pPr>
        <w:jc w:val="both"/>
      </w:pPr>
      <w:r>
        <w:rPr>
          <w:b/>
          <w:i/>
        </w:rPr>
        <w:t>Line 304:</w:t>
      </w:r>
      <w:r>
        <w:t xml:space="preserve"> </w:t>
      </w:r>
      <w:r>
        <w:rPr>
          <w:i/>
        </w:rPr>
        <w:t>Why are there two numbers for CH4 ratio?</w:t>
      </w:r>
    </w:p>
    <w:p w14:paraId="2E59833C" w14:textId="77777777" w:rsidR="00485BE8" w:rsidRDefault="00720E23">
      <w:pPr>
        <w:jc w:val="both"/>
      </w:pPr>
      <w:r>
        <w:rPr>
          <w:b/>
        </w:rPr>
        <w:t>Response:</w:t>
      </w:r>
      <w:r>
        <w:t xml:space="preserve"> 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w:t>
      </w:r>
      <w:del w:id="9043" w:author="Claude" w:date="2026-10-26T06:46:43Z">
        <w:r>
          <w:delText xml:space="preserve">336–338.</w:delText>
        </w:r>
      </w:del>
      <w:ins w:id="9044" w:author="Claude" w:date="2026-10-26T06:46:43Z">
        <w:r>
          <w:t xml:space="preserve">338–340.</w:t>
        </w:r>
      </w:ins>
      <w:r>
        <w:t xml:space="preserve">]</w:t>
      </w:r>
    </w:p>
    <w:p w14:paraId="3B0C69D7" w14:textId="77777777" w:rsidR="00485BE8" w:rsidRDefault="00720E23">
      <w:pPr>
        <w:jc w:val="both"/>
      </w:pPr>
      <w:r>
        <w:rPr>
          <w:b/>
          <w:i/>
        </w:rPr>
        <w:t>Line 304:</w:t>
      </w:r>
      <w:r>
        <w:t xml:space="preserve"> </w:t>
      </w:r>
      <w:r>
        <w:rPr>
          <w:i/>
        </w:rPr>
        <w:t>I would like you to introduce how you calculated repeateabilities and heritabilities in the methods section. Just for completeness of this section.</w:t>
      </w:r>
    </w:p>
    <w:p w14:paraId="66453D29" w14:textId="77777777" w:rsidR="00485BE8" w:rsidRDefault="00720E23">
      <w:pPr>
        <w:jc w:val="both"/>
      </w:pPr>
      <w:r>
        <w:rPr>
          <w:b/>
        </w:rPr>
        <w:t>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w:t>
      </w:r>
      <w:del w:id="9045" w:author="Claude" w:date="2026-10-26T06:46:43Z">
        <w:r>
          <w:delText xml:space="preserve">228–230.</w:delText>
        </w:r>
      </w:del>
      <w:ins w:id="9046" w:author="Claude" w:date="2026-10-26T06:46:43Z">
        <w:r>
          <w:t xml:space="preserve">229–231.</w:t>
        </w:r>
      </w:ins>
      <w:r>
        <w:t xml:space="preserve">]</w:t>
      </w:r>
    </w:p>
    <w:p w14:paraId="094848DB" w14:textId="77777777" w:rsidR="00485BE8" w:rsidRDefault="00720E23">
      <w:pPr>
        <w:jc w:val="both"/>
      </w:pPr>
      <w:r>
        <w:rPr>
          <w:b/>
          <w:i/>
        </w:rPr>
        <w:t>Line 499:</w:t>
      </w:r>
      <w:r>
        <w:t xml:space="preserve"> </w:t>
      </w:r>
      <w:r>
        <w:rPr>
          <w:i/>
        </w:rPr>
        <w:t>This might also be because you have a phenotypical residual methane trait, not one that is genetically independent of the traits it is regressed on. Might be noteworthy to address that.</w:t>
      </w:r>
    </w:p>
    <w:p w14:paraId="351FAFCF" w14:textId="77777777" w:rsidR="00485BE8" w:rsidRDefault="00720E23">
      <w:pPr>
        <w:jc w:val="both"/>
      </w:pPr>
      <w:r>
        <w:rPr>
          <w:b/>
        </w:rPr>
        <w:t>Response:</w:t>
      </w:r>
      <w:r>
        <w:t xml:space="preserve"> 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 [Revised manuscript, lines </w:t>
      </w:r>
      <w:del w:id="9047" w:author="Claude" w:date="2026-10-26T06:46:43Z">
        <w:r>
          <w:delText xml:space="preserve">502–504, 535–538.</w:delText>
        </w:r>
      </w:del>
      <w:ins w:id="9048" w:author="Claude" w:date="2026-10-26T06:46:43Z">
        <w:r>
          <w:t xml:space="preserve">504–506, 537–540.</w:t>
        </w:r>
      </w:ins>
      <w:r>
        <w:t xml:space="preserve">]</w:t>
      </w:r>
    </w:p>
    <w:sectPr w:rsidR="00485BE8" w:rsidSect="009B7621">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mot Kelly" w:date="2026-10-23T11:13:00Z" w:initials="DK">
    <w:p w14:paraId="7A3FE4B4" w14:textId="77777777" w:rsidR="006A546D" w:rsidRDefault="006A546D" w:rsidP="006A546D">
      <w:pPr>
        <w:pStyle w:val="CommentText"/>
      </w:pPr>
      <w:r>
        <w:rPr>
          <w:rStyle w:val="CommentReference"/>
        </w:rPr>
        <w:annotationRef/>
      </w:r>
      <w:r>
        <w:t>I think this is clearer</w:t>
      </w:r>
    </w:p>
  </w:comment>
  <w:comment w:id="1" w:author="Dermot Kelly" w:date="2026-10-22T15:42:00Z" w:initials="DK">
    <w:p w14:paraId="5535A6E8" w14:textId="77777777" w:rsidR="00A56B3A" w:rsidRDefault="00A56B3A" w:rsidP="00A56B3A">
      <w:pPr>
        <w:pStyle w:val="CommentText"/>
      </w:pPr>
      <w:r>
        <w:rPr>
          <w:rStyle w:val="CommentReference"/>
        </w:rPr>
        <w:annotationRef/>
      </w:r>
      <w:r>
        <w:t>Deleted the component derived analysis mention here</w:t>
      </w:r>
    </w:p>
  </w:comment>
  <w:comment w:id="2" w:author="Dermot Kelly" w:date="2026-10-22T15:44:00Z" w:initials="DK">
    <w:p w14:paraId="2492CA9E" w14:textId="77777777" w:rsidR="00696EDF" w:rsidRDefault="00696EDF" w:rsidP="00696EDF">
      <w:pPr>
        <w:pStyle w:val="CommentText"/>
      </w:pPr>
      <w:r>
        <w:rPr>
          <w:rStyle w:val="CommentReference"/>
        </w:rPr>
        <w:annotationRef/>
      </w:r>
      <w:r>
        <w:t>Added this in and removed the line that came after about the CH4 ratio trait</w:t>
      </w:r>
    </w:p>
  </w:comment>
  <w:comment w:id="3" w:author="Dermot Kelly" w:date="2026-10-22T15:45:00Z" w:initials="DK">
    <w:p w14:paraId="59196487" w14:textId="77777777" w:rsidR="00DB74B7" w:rsidRDefault="00DB74B7" w:rsidP="00DB74B7">
      <w:pPr>
        <w:pStyle w:val="CommentText"/>
      </w:pPr>
      <w:r>
        <w:rPr>
          <w:rStyle w:val="CommentReference"/>
        </w:rPr>
        <w:annotationRef/>
      </w:r>
      <w:r>
        <w:t>By different population I just meant the fact that they were not the same analysis and were from another country. They were also pasture based though, not indoors. Can probably remove?</w:t>
      </w:r>
    </w:p>
  </w:comment>
  <w:comment w:id="4" w:author="Noirin McHugh" w:date="2026-10-23T11:32:00Z" w:initials="NM">
    <w:p w14:paraId="032AC6A3" w14:textId="77777777" w:rsidR="00C73997" w:rsidRDefault="00C73997" w:rsidP="00C73997">
      <w:pPr>
        <w:pStyle w:val="CommentText"/>
      </w:pPr>
      <w:r>
        <w:rPr>
          <w:rStyle w:val="CommentReference"/>
        </w:rPr>
        <w:annotationRef/>
      </w:r>
      <w:r>
        <w:t>No I’d leave it!</w:t>
      </w:r>
    </w:p>
  </w:comment>
  <w:comment w:id="5" w:author="Dermot Kelly" w:date="2026-10-22T15:46:00Z" w:initials="DK">
    <w:p w14:paraId="42538062" w14:textId="77777777" w:rsidR="00681618" w:rsidRDefault="00681618" w:rsidP="00681618">
      <w:pPr>
        <w:pStyle w:val="CommentText"/>
      </w:pPr>
      <w:r>
        <w:rPr>
          <w:rStyle w:val="CommentReference"/>
        </w:rPr>
        <w:annotationRef/>
      </w:r>
      <w:r>
        <w:t>Stated that units are now given in tables</w:t>
      </w:r>
    </w:p>
  </w:comment>
  <w:comment w:id="6" w:author="Dermot Kelly" w:date="2026-10-22T15:48:00Z" w:initials="DK">
    <w:p w14:paraId="277893CC" w14:textId="77777777" w:rsidR="001A6281" w:rsidRDefault="001A6281" w:rsidP="001A6281">
      <w:pPr>
        <w:pStyle w:val="CommentText"/>
      </w:pPr>
      <w:r>
        <w:rPr>
          <w:rStyle w:val="CommentReference"/>
        </w:rPr>
        <w:annotationRef/>
      </w:r>
      <w:r>
        <w:t xml:space="preserve">Shortened this section </w:t>
      </w:r>
    </w:p>
  </w:comment>
  <w:comment w:id="7" w:author="Dermot Kelly" w:date="2026-10-22T15:49:00Z" w:initials="DK">
    <w:p w14:paraId="7B3A3476" w14:textId="77777777" w:rsidR="00EE14A7" w:rsidRDefault="00EE14A7" w:rsidP="00EE14A7">
      <w:pPr>
        <w:pStyle w:val="CommentText"/>
      </w:pPr>
      <w:r>
        <w:rPr>
          <w:rStyle w:val="CommentReference"/>
        </w:rPr>
        <w:annotationRef/>
      </w:r>
      <w:r>
        <w:t>I also now note in the discussion that the chances of having large scale feed intake records are slim</w:t>
      </w:r>
    </w:p>
  </w:comment>
  <w:comment w:id="8" w:author="Dermot Kelly" w:date="2026-10-22T15:50:00Z" w:initials="DK">
    <w:p w14:paraId="37F6E47C" w14:textId="77777777" w:rsidR="000F47F8" w:rsidRDefault="000F47F8" w:rsidP="000F47F8">
      <w:pPr>
        <w:pStyle w:val="CommentText"/>
      </w:pPr>
      <w:r>
        <w:rPr>
          <w:rStyle w:val="CommentReference"/>
        </w:rPr>
        <w:annotationRef/>
      </w:r>
      <w:r>
        <w:t>Change from “inexpensive” to “low cost per phenotype”</w:t>
      </w:r>
    </w:p>
  </w:comment>
  <w:comment w:id="12" w:author="Noirin McHugh" w:date="2026-10-23T11:39:00Z" w:initials="NM">
    <w:p w14:paraId="08AAB9BA" w14:textId="77777777" w:rsidR="00C73997" w:rsidRDefault="00C73997" w:rsidP="00C73997">
      <w:pPr>
        <w:pStyle w:val="CommentText"/>
      </w:pPr>
      <w:r>
        <w:rPr>
          <w:rStyle w:val="CommentReference"/>
        </w:rPr>
        <w:annotationRef/>
      </w:r>
      <w:r>
        <w:t>Maybe just add a brief sentence on the main finding.</w:t>
      </w:r>
    </w:p>
  </w:comment>
  <w:comment w:id="13" w:author="Claude" w:date="2026-10-26T06:46:43Z" w:initials="C">
    <w:p w14:paraId="79DE004B" w14:textId="77777777">
      <w:pPr>
        <w:pStyle w:val="CommentText"/>
      </w:pPr>
      <w:r>
        <w:rPr>
          <w:rStyle w:val="CommentReference"/>
        </w:rPr>
        <w:annotationRef/>
      </w:r>
      <w:r>
        <w:t xml:space="preserve">Line references updated for the supervisors’ edits and today’s manuscript changes (methane_manuscript_after_review_DK_4.docx). The shifts were measured by comparing LibreOffice renders of DK_3 and DK_4 and applied to your Word-PDF numbers, so most move by 1–2 lines. Check them against a Word PDF of DK_4 before submitting.</w:t>
      </w:r>
    </w:p>
  </w:comment>
  <w:comment w:id="14" w:author="Claude" w:date="2026-10-26T06:46:43Z" w:initials="C">
    <w:p w14:paraId="36B347EC" w14:textId="77777777">
      <w:pPr>
        <w:pStyle w:val="CommentText"/>
      </w:pPr>
      <w:r>
        <w:rPr>
          <w:rStyle w:val="CommentReference"/>
        </w:rPr>
        <w:annotationRef/>
      </w:r>
      <w:r>
        <w:t xml:space="preserve">Replaced “XXx” with one sentence giving the outcome: a model without the permanent environmental effect was considered, but the effect was retained. The reasons follow in the rest of the response.</w:t>
      </w:r>
    </w:p>
  </w:comment>
  <w:comment w:id="15" w:author="Claude" w:date="2026-10-26T06:46:43Z" w:initials="C">
    <w:p w14:paraId="58208B79" w14:textId="77777777">
      <w:pPr>
        <w:pStyle w:val="CommentText"/>
      </w:pPr>
      <w:r>
        <w:rPr>
          <w:rStyle w:val="CommentReference"/>
        </w:rPr>
        <w:annotationRef/>
      </w:r>
      <w:r>
        <w:t xml:space="preserve">Kept as it is, per Nóirín.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FE4B4" w15:done="0"/>
  <w15:commentEx w15:paraId="5535A6E8" w15:done="0"/>
  <w15:commentEx w15:paraId="2492CA9E" w15:done="0"/>
  <w15:commentEx w15:paraId="59196487" w15:done="0"/>
  <w15:commentEx w15:paraId="032AC6A3" w15:paraIdParent="59196487" w15:done="0"/>
  <w15:commentEx w15:paraId="42538062" w15:done="0"/>
  <w15:commentEx w15:paraId="277893CC" w15:done="0"/>
  <w15:commentEx w15:paraId="7B3A3476" w15:done="0"/>
  <w15:commentEx w15:paraId="37F6E47C" w15:done="0"/>
  <w15:commentEx w15:paraId="08AAB9BA" w15:done="0"/>
  <w15:commentEx w15:paraId="79DE004B" w15:done="0"/>
  <w15:commentEx w15:paraId="36B347EC" w15:done="0" w15:paraIdParent="08AAB9BA"/>
  <w15:commentEx w15:paraId="58208B79" w15:done="0" w15:paraIdParent="59196487"/>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CF89E0" w16cex:dateUtc="2026-10-22T22:13:00Z"/>
  <w16cex:commentExtensible w16cex:durableId="3B546712" w16cex:dateUtc="2026-10-22T02:42:00Z"/>
  <w16cex:commentExtensible w16cex:durableId="667AFC9A" w16cex:dateUtc="2026-10-22T02:44:00Z"/>
  <w16cex:commentExtensible w16cex:durableId="31C98D88" w16cex:dateUtc="2026-10-22T02:45:00Z"/>
  <w16cex:commentExtensible w16cex:durableId="03B2AAF8" w16cex:dateUtc="2026-10-23T10:32:00Z"/>
  <w16cex:commentExtensible w16cex:durableId="7BC71A05" w16cex:dateUtc="2026-10-22T02:46:00Z"/>
  <w16cex:commentExtensible w16cex:durableId="1501732D" w16cex:dateUtc="2026-10-22T02:48:00Z"/>
  <w16cex:commentExtensible w16cex:durableId="4AFA3B1D" w16cex:dateUtc="2026-10-22T02:49:00Z">
    <w16cex:extLst>
      <w16:ext w16:uri="{CE6994B0-6A32-4C9F-8C6B-6E91EDA988CE}">
        <cr:reactions xmlns:cr="http://schemas.microsoft.com/office/comments/2020/reactions">
          <cr:reaction reactionType="1">
            <cr:reactionInfo dateUtc="2026-10-23T10:35:28Z">
              <cr:user userId="S::noirin.mchugh@teagasc.ie::21fc38a6-da79-46c1-99c5-6fea763cfc67" userProvider="AD" userName="Noirin McHugh"/>
            </cr:reactionInfo>
          </cr:reaction>
        </cr:reactions>
      </w16:ext>
    </w16cex:extLst>
  </w16cex:commentExtensible>
  <w16cex:commentExtensible w16cex:durableId="28935797" w16cex:dateUtc="2026-10-22T02:50:00Z"/>
  <w16cex:commentExtensible w16cex:durableId="053E665C" w16cex:dateUtc="2026-10-23T10:39:00Z"/>
  <w16cex:commentExtensible w16cex:durableId="5D6D16E6" w16cex:dateUtc="2026-10-26T06:46:43Z"/>
  <w16cex:commentExtensible w16cex:durableId="513A056D" w16cex:dateUtc="2026-10-26T06:46:43Z"/>
  <w16cex:commentExtensible w16cex:durableId="2531DB74" w16cex:dateUtc="2026-10-26T06:46:4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FE4B4" w16cid:durableId="36CF89E0"/>
  <w16cid:commentId w16cid:paraId="5535A6E8" w16cid:durableId="3B546712"/>
  <w16cid:commentId w16cid:paraId="2492CA9E" w16cid:durableId="667AFC9A"/>
  <w16cid:commentId w16cid:paraId="59196487" w16cid:durableId="31C98D88"/>
  <w16cid:commentId w16cid:paraId="032AC6A3" w16cid:durableId="03B2AAF8"/>
  <w16cid:commentId w16cid:paraId="42538062" w16cid:durableId="7BC71A05"/>
  <w16cid:commentId w16cid:paraId="277893CC" w16cid:durableId="1501732D"/>
  <w16cid:commentId w16cid:paraId="7B3A3476" w16cid:durableId="4AFA3B1D"/>
  <w16cid:commentId w16cid:paraId="37F6E47C" w16cid:durableId="28935797"/>
  <w16cid:commentId w16cid:paraId="08AAB9BA" w16cid:durableId="053E665C"/>
  <w16cid:commentId w16cid:paraId="79DE004B" w16cid:durableId="5D6D16E6"/>
  <w16cid:commentId w16cid:paraId="36B347EC" w16cid:durableId="513A056D"/>
  <w16cid:commentId w16cid:paraId="58208B79" w16cid:durableId="2531DB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56AF" w14:textId="77777777" w:rsidR="00EC565D" w:rsidRDefault="00EC565D" w:rsidP="002D7648">
      <w:pPr>
        <w:spacing w:line="240" w:lineRule="auto"/>
      </w:pPr>
      <w:r>
        <w:separator/>
      </w:r>
    </w:p>
  </w:endnote>
  <w:endnote w:type="continuationSeparator" w:id="0">
    <w:p w14:paraId="4089B569" w14:textId="77777777" w:rsidR="00EC565D" w:rsidRDefault="00EC565D"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45EA7" w14:textId="77777777" w:rsidR="00EC565D" w:rsidRDefault="00EC565D" w:rsidP="002D7648">
      <w:pPr>
        <w:spacing w:line="240" w:lineRule="auto"/>
      </w:pPr>
      <w:r>
        <w:separator/>
      </w:r>
    </w:p>
  </w:footnote>
  <w:footnote w:type="continuationSeparator" w:id="0">
    <w:p w14:paraId="72453585" w14:textId="77777777" w:rsidR="00EC565D" w:rsidRDefault="00EC565D"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mot Kelly">
    <w15:presenceInfo w15:providerId="AD" w15:userId="S::Dermot.Kelly@agresearch.co.nz::e6afb18b-b943-4bc4-80df-d29eb7046e0d"/>
  </w15:person>
  <w15:person w15:author="Noirin McHugh">
    <w15:presenceInfo w15:providerId="AD" w15:userId="S::noirin.mchugh@teagasc.ie::21fc38a6-da79-46c1-99c5-6fea763cf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1AE"/>
    <w:rsid w:val="000245F8"/>
    <w:rsid w:val="00024F12"/>
    <w:rsid w:val="000250BF"/>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160F"/>
    <w:rsid w:val="00052778"/>
    <w:rsid w:val="000531D0"/>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05"/>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47F8"/>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625"/>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60D"/>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672D"/>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281"/>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3865"/>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195"/>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478E"/>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4BC1"/>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950"/>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669"/>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BE8"/>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0779"/>
    <w:rsid w:val="004B1B24"/>
    <w:rsid w:val="004B315B"/>
    <w:rsid w:val="004B3246"/>
    <w:rsid w:val="004B36B6"/>
    <w:rsid w:val="004B5695"/>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3853"/>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6FFB"/>
    <w:rsid w:val="005C7564"/>
    <w:rsid w:val="005C7949"/>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618"/>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96EDF"/>
    <w:rsid w:val="006A02A3"/>
    <w:rsid w:val="006A059E"/>
    <w:rsid w:val="006A3A96"/>
    <w:rsid w:val="006A546D"/>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0E2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6BD1"/>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875"/>
    <w:rsid w:val="008809D0"/>
    <w:rsid w:val="00880D97"/>
    <w:rsid w:val="00880F54"/>
    <w:rsid w:val="00881857"/>
    <w:rsid w:val="00881CF4"/>
    <w:rsid w:val="00881D2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3CB"/>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47F"/>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019"/>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0B4"/>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47B00"/>
    <w:rsid w:val="00A50250"/>
    <w:rsid w:val="00A5286E"/>
    <w:rsid w:val="00A53FA8"/>
    <w:rsid w:val="00A5434F"/>
    <w:rsid w:val="00A544F8"/>
    <w:rsid w:val="00A55777"/>
    <w:rsid w:val="00A55BCB"/>
    <w:rsid w:val="00A56B3A"/>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9A0"/>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4B98"/>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469"/>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5A6"/>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67F"/>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226"/>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8AC"/>
    <w:rsid w:val="00C43BDB"/>
    <w:rsid w:val="00C45188"/>
    <w:rsid w:val="00C45A36"/>
    <w:rsid w:val="00C47367"/>
    <w:rsid w:val="00C50907"/>
    <w:rsid w:val="00C5116B"/>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997"/>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3EF"/>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B"/>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4B7"/>
    <w:rsid w:val="00DB796C"/>
    <w:rsid w:val="00DB7FDD"/>
    <w:rsid w:val="00DC2381"/>
    <w:rsid w:val="00DC261C"/>
    <w:rsid w:val="00DC2AA5"/>
    <w:rsid w:val="00DC4557"/>
    <w:rsid w:val="00DC460D"/>
    <w:rsid w:val="00DC56F6"/>
    <w:rsid w:val="00DC635A"/>
    <w:rsid w:val="00DC6D0D"/>
    <w:rsid w:val="00DC71DD"/>
    <w:rsid w:val="00DC78BB"/>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7CC"/>
    <w:rsid w:val="00DE6A87"/>
    <w:rsid w:val="00DE78AD"/>
    <w:rsid w:val="00DE7D99"/>
    <w:rsid w:val="00DF0C22"/>
    <w:rsid w:val="00DF0E62"/>
    <w:rsid w:val="00DF15B0"/>
    <w:rsid w:val="00DF1C4F"/>
    <w:rsid w:val="00DF2044"/>
    <w:rsid w:val="00DF239F"/>
    <w:rsid w:val="00DF33F3"/>
    <w:rsid w:val="00DF3AA5"/>
    <w:rsid w:val="00DF4233"/>
    <w:rsid w:val="00DF5504"/>
    <w:rsid w:val="00DF6206"/>
    <w:rsid w:val="00DF645D"/>
    <w:rsid w:val="00DF661E"/>
    <w:rsid w:val="00DF66A6"/>
    <w:rsid w:val="00DF73C7"/>
    <w:rsid w:val="00E00F61"/>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97FFB"/>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565D"/>
    <w:rsid w:val="00EC7919"/>
    <w:rsid w:val="00ED1802"/>
    <w:rsid w:val="00ED4443"/>
    <w:rsid w:val="00ED5187"/>
    <w:rsid w:val="00ED523D"/>
    <w:rsid w:val="00ED53AD"/>
    <w:rsid w:val="00ED6F89"/>
    <w:rsid w:val="00EE096A"/>
    <w:rsid w:val="00EE0BE1"/>
    <w:rsid w:val="00EE14A7"/>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79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1C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87D2C"/>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522"/>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 w:val="00FF6F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2.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3.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FFA8C9-46C6-485C-8D0D-FE16A4EE41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4927</Words>
  <Characters>28088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32950</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Noirin McHugh</cp:lastModifiedBy>
  <cp:revision>2</cp:revision>
  <cp:lastPrinted>2026-06-03T16:09:00Z</cp:lastPrinted>
  <dcterms:created xsi:type="dcterms:W3CDTF">2026-10-23T10:40:00Z</dcterms:created>
  <dcterms:modified xsi:type="dcterms:W3CDTF">2026-10-23T10:40:00Z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